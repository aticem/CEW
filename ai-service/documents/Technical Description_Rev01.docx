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 Id="rId6"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Style w:val="Tablaconcuadrcula"/>
        <w:tblW w:w="0" w:type="auto"/>
        <w:jc w:val="center"/>
        <w:tblCellMar>
          <w:top w:w="28" w:type="dxa"/>
          <w:left w:w="57" w:type="dxa"/>
          <w:bottom w:w="28" w:type="dxa"/>
          <w:right w:w="57" w:type="dxa"/>
        </w:tblCellMar>
        <w:tblLook w:val="04A0" w:firstRow="1" w:lastRow="0" w:firstColumn="1" w:lastColumn="0" w:noHBand="0" w:noVBand="1"/>
      </w:tblPr>
      <w:tblGrid>
        <w:gridCol w:w="1398"/>
        <w:gridCol w:w="152"/>
        <w:gridCol w:w="425"/>
        <w:gridCol w:w="927"/>
        <w:gridCol w:w="2101"/>
        <w:gridCol w:w="782"/>
        <w:gridCol w:w="442"/>
        <w:gridCol w:w="832"/>
      </w:tblGrid>
      <w:tr w:rsidR="00863F32" w:rsidTr="000D5188" w14:paraId="5C348C08" w14:textId="77777777">
        <w:trPr>
          <w:jc w:val="center"/>
        </w:trPr>
        <w:tc>
          <w:tcPr>
            <w:tcW w:w="7059" w:type="dxa"/>
            <w:gridSpan w:val="8"/>
            <w:tcBorders>
              <w:top w:val="single" w:color="auto" w:sz="8" w:space="0"/>
              <w:left w:val="single" w:color="auto" w:sz="8" w:space="0"/>
              <w:bottom w:val="nil"/>
              <w:right w:val="single" w:color="auto" w:sz="12" w:space="0"/>
            </w:tcBorders>
          </w:tcPr>
          <w:p w:rsidRPr="00B25D93" w:rsidR="00863F32" w:rsidP="0035284C" w:rsidRDefault="00491871" w14:paraId="01F62D4D" w14:textId="4DA9A888">
            <w:pPr>
              <w:pStyle w:val="Fijo"/>
            </w:pPr>
            <w:r w:rsidRPr="00491871">
              <w:t>Project</w:t>
            </w:r>
            <w:r w:rsidRPr="00B25D93" w:rsidR="002E4AC8">
              <w:t>:</w:t>
            </w:r>
          </w:p>
        </w:tc>
      </w:tr>
      <w:tr w:rsidR="002E4AC8" w:rsidTr="00B742B7" w14:paraId="2CC32C5E" w14:textId="77777777">
        <w:trPr>
          <w:trHeight w:val="1021"/>
          <w:jc w:val="center"/>
        </w:trPr>
        <w:tc>
          <w:tcPr>
            <w:tcW w:w="7059" w:type="dxa"/>
            <w:gridSpan w:val="8"/>
            <w:tcBorders>
              <w:top w:val="nil"/>
              <w:left w:val="single" w:color="auto" w:sz="8" w:space="0"/>
              <w:bottom w:val="single" w:color="auto" w:sz="12" w:space="0"/>
              <w:right w:val="single" w:color="auto" w:sz="12" w:space="0"/>
            </w:tcBorders>
          </w:tcPr>
          <w:p w:rsidRPr="00B25D93" w:rsidR="002E4AC8" w:rsidP="00A70760" w:rsidRDefault="00DF59BA" w14:paraId="66ECFD6D" w14:textId="70B96AFD">
            <w:pPr>
              <w:pStyle w:val="Var1"/>
              <w:spacing w:before="240"/>
            </w:pPr>
            <w:r>
              <w:fldChar w:fldCharType="begin">
                <w:ffData>
                  <w:name w:val=""/>
                  <w:enabled/>
                  <w:calcOnExit w:val="0"/>
                  <w:textInput>
                    <w:default w:val="HAUNTON PV PLANT"/>
                  </w:textInput>
                </w:ffData>
              </w:fldChar>
            </w:r>
            <w:r>
              <w:instrText xml:space="preserve"> FORMTEXT </w:instrText>
            </w:r>
            <w:r>
              <w:fldChar w:fldCharType="separate"/>
            </w:r>
            <w:r>
              <w:rPr>
                <w:noProof/>
              </w:rPr>
              <w:t>HAUNTON PV PLANT</w:t>
            </w:r>
            <w:r>
              <w:fldChar w:fldCharType="end"/>
            </w:r>
          </w:p>
        </w:tc>
      </w:tr>
      <w:tr w:rsidR="00863F32" w:rsidTr="000D5188" w14:paraId="04C773BB" w14:textId="77777777">
        <w:trPr>
          <w:jc w:val="center"/>
        </w:trPr>
        <w:tc>
          <w:tcPr>
            <w:tcW w:w="7059" w:type="dxa"/>
            <w:gridSpan w:val="8"/>
            <w:tcBorders>
              <w:top w:val="single" w:color="auto" w:sz="12" w:space="0"/>
              <w:left w:val="nil"/>
              <w:bottom w:val="single" w:color="auto" w:sz="8" w:space="0"/>
              <w:right w:val="nil"/>
            </w:tcBorders>
          </w:tcPr>
          <w:p w:rsidR="00863F32" w:rsidP="00186AF7" w:rsidRDefault="00863F32" w14:paraId="5689EFF5" w14:textId="77777777"/>
        </w:tc>
      </w:tr>
      <w:tr w:rsidR="00863F32" w:rsidTr="006C7C17" w14:paraId="53901A4A" w14:textId="77777777">
        <w:trPr>
          <w:trHeight w:val="567"/>
          <w:jc w:val="center"/>
        </w:trPr>
        <w:tc>
          <w:tcPr>
            <w:tcW w:w="7059" w:type="dxa"/>
            <w:gridSpan w:val="8"/>
            <w:tcBorders>
              <w:top w:val="single" w:color="auto" w:sz="8" w:space="0"/>
              <w:left w:val="single" w:color="auto" w:sz="8" w:space="0"/>
              <w:bottom w:val="nil"/>
              <w:right w:val="single" w:color="auto" w:sz="12" w:space="0"/>
            </w:tcBorders>
          </w:tcPr>
          <w:p w:rsidR="00863F32" w:rsidP="0035284C" w:rsidRDefault="008F6B49" w14:paraId="72AF8BB9" w14:textId="1DCF5DEC">
            <w:pPr>
              <w:pStyle w:val="Fijo"/>
            </w:pPr>
            <w:proofErr w:type="spellStart"/>
            <w:r w:rsidRPr="008F6B49">
              <w:t>Title</w:t>
            </w:r>
            <w:proofErr w:type="spellEnd"/>
            <w:r w:rsidRPr="008F6B49">
              <w:t>:</w:t>
            </w:r>
          </w:p>
        </w:tc>
      </w:tr>
      <w:tr w:rsidR="0073321D" w:rsidTr="006C7C17" w14:paraId="647DF423" w14:textId="77777777">
        <w:trPr>
          <w:trHeight w:val="1021"/>
          <w:jc w:val="center"/>
        </w:trPr>
        <w:tc>
          <w:tcPr>
            <w:tcW w:w="7059" w:type="dxa"/>
            <w:gridSpan w:val="8"/>
            <w:tcBorders>
              <w:top w:val="nil"/>
              <w:left w:val="single" w:color="auto" w:sz="8" w:space="0"/>
              <w:bottom w:val="single" w:color="auto" w:sz="12" w:space="0"/>
              <w:right w:val="single" w:color="auto" w:sz="12" w:space="0"/>
            </w:tcBorders>
          </w:tcPr>
          <w:p w:rsidRPr="008851E7" w:rsidR="008851E7" w:rsidP="00B72ADC" w:rsidRDefault="00C310A8" w14:paraId="5A4D59E1" w14:textId="32368C60">
            <w:pPr>
              <w:pStyle w:val="Var1"/>
              <w:rPr>
                <w:rFonts w:ascii="Times New Roman" w:hAnsi="Times New Roman" w:cs="Times New Roman"/>
              </w:rPr>
            </w:pPr>
            <w:r>
              <w:fldChar w:fldCharType="begin">
                <w:ffData>
                  <w:name w:val="Titulo"/>
                  <w:enabled/>
                  <w:calcOnExit w:val="0"/>
                  <w:textInput>
                    <w:default w:val="General Technical Description"/>
                  </w:textInput>
                </w:ffData>
              </w:fldChar>
            </w:r>
            <w:bookmarkStart w:name="Titulo" w:id="0"/>
            <w:r>
              <w:instrText xml:space="preserve"> FORMTEXT </w:instrText>
            </w:r>
            <w:r>
              <w:fldChar w:fldCharType="separate"/>
            </w:r>
            <w:r>
              <w:rPr>
                <w:noProof/>
              </w:rPr>
              <w:t>General Technical Description</w:t>
            </w:r>
            <w:r>
              <w:fldChar w:fldCharType="end"/>
            </w:r>
            <w:bookmarkEnd w:id="0"/>
          </w:p>
        </w:tc>
      </w:tr>
      <w:tr w:rsidR="00863F32" w:rsidTr="000D5188" w14:paraId="141EB94A" w14:textId="77777777">
        <w:trPr>
          <w:jc w:val="center"/>
        </w:trPr>
        <w:tc>
          <w:tcPr>
            <w:tcW w:w="7059" w:type="dxa"/>
            <w:gridSpan w:val="8"/>
            <w:tcBorders>
              <w:top w:val="single" w:color="auto" w:sz="12" w:space="0"/>
              <w:left w:val="nil"/>
              <w:bottom w:val="single" w:color="auto" w:sz="8" w:space="0"/>
              <w:right w:val="nil"/>
            </w:tcBorders>
          </w:tcPr>
          <w:p w:rsidR="00863F32" w:rsidP="00186AF7" w:rsidRDefault="00863F32" w14:paraId="4F0BD607" w14:textId="77777777"/>
        </w:tc>
      </w:tr>
      <w:tr w:rsidR="000D5188" w:rsidTr="00B742B7" w14:paraId="0283E681" w14:textId="77777777">
        <w:trPr>
          <w:trHeight w:val="236"/>
          <w:jc w:val="center"/>
        </w:trPr>
        <w:tc>
          <w:tcPr>
            <w:tcW w:w="1550" w:type="dxa"/>
            <w:gridSpan w:val="2"/>
            <w:tcBorders>
              <w:top w:val="single" w:color="auto" w:sz="8" w:space="0"/>
              <w:left w:val="single" w:color="auto" w:sz="8" w:space="0"/>
              <w:bottom w:val="nil"/>
              <w:right w:val="nil"/>
            </w:tcBorders>
          </w:tcPr>
          <w:p w:rsidR="000D5188" w:rsidP="0035284C" w:rsidRDefault="000D5188" w14:paraId="79B71130" w14:textId="6AB914BD">
            <w:pPr>
              <w:pStyle w:val="Fijo"/>
            </w:pPr>
            <w:proofErr w:type="spellStart"/>
            <w:r>
              <w:t>Document</w:t>
            </w:r>
            <w:proofErr w:type="spellEnd"/>
            <w:r>
              <w:t xml:space="preserve"> Nº:</w:t>
            </w:r>
          </w:p>
        </w:tc>
        <w:tc>
          <w:tcPr>
            <w:tcW w:w="3453" w:type="dxa"/>
            <w:gridSpan w:val="3"/>
            <w:tcBorders>
              <w:top w:val="single" w:color="auto" w:sz="8" w:space="0"/>
              <w:left w:val="nil"/>
              <w:bottom w:val="nil"/>
              <w:right w:val="single" w:color="auto" w:sz="4" w:space="0"/>
            </w:tcBorders>
          </w:tcPr>
          <w:p w:rsidR="000D5188" w:rsidP="007E70F2" w:rsidRDefault="00EB073C" w14:paraId="7F1B5F50" w14:textId="1FCCF7DA">
            <w:pPr>
              <w:pStyle w:val="Var1"/>
            </w:pPr>
            <w:r>
              <w:fldChar w:fldCharType="begin">
                <w:ffData>
                  <w:name w:val="Documento"/>
                  <w:enabled/>
                  <w:calcOnExit w:val="0"/>
                  <w:textInput>
                    <w:default w:val="227-007-F-E-00015"/>
                  </w:textInput>
                </w:ffData>
              </w:fldChar>
            </w:r>
            <w:bookmarkStart w:name="Documento" w:id="1"/>
            <w:r>
              <w:instrText xml:space="preserve"> FORMTEXT </w:instrText>
            </w:r>
            <w:r>
              <w:fldChar w:fldCharType="separate"/>
            </w:r>
            <w:r>
              <w:rPr>
                <w:noProof/>
              </w:rPr>
              <w:t>227-007-F-E-00015</w:t>
            </w:r>
            <w:r>
              <w:fldChar w:fldCharType="end"/>
            </w:r>
            <w:bookmarkEnd w:id="1"/>
          </w:p>
        </w:tc>
        <w:tc>
          <w:tcPr>
            <w:tcW w:w="1224" w:type="dxa"/>
            <w:gridSpan w:val="2"/>
            <w:vMerge w:val="restart"/>
            <w:tcBorders>
              <w:top w:val="single" w:color="auto" w:sz="8" w:space="0"/>
              <w:left w:val="single" w:color="auto" w:sz="4" w:space="0"/>
              <w:right w:val="nil"/>
            </w:tcBorders>
          </w:tcPr>
          <w:p w:rsidR="000D5188" w:rsidP="00B71347" w:rsidRDefault="008C52C4" w14:paraId="58246A16" w14:textId="3C31587B">
            <w:pPr>
              <w:pStyle w:val="Fijo"/>
              <w:jc w:val="left"/>
            </w:pPr>
            <w:proofErr w:type="spellStart"/>
            <w:r>
              <w:t>Issue</w:t>
            </w:r>
            <w:proofErr w:type="spellEnd"/>
            <w:r w:rsidR="000D5188">
              <w:t xml:space="preserve">: </w:t>
            </w:r>
          </w:p>
        </w:tc>
        <w:tc>
          <w:tcPr>
            <w:tcW w:w="832" w:type="dxa"/>
            <w:vMerge w:val="restart"/>
            <w:tcBorders>
              <w:top w:val="single" w:color="auto" w:sz="8" w:space="0"/>
              <w:left w:val="nil"/>
              <w:right w:val="single" w:color="auto" w:sz="12" w:space="0"/>
            </w:tcBorders>
          </w:tcPr>
          <w:p w:rsidR="000D5188" w:rsidP="00B71347" w:rsidRDefault="00FD5DEC" w14:paraId="0806A8BC" w14:textId="77777777">
            <w:pPr>
              <w:pStyle w:val="Var1"/>
              <w:jc w:val="left"/>
            </w:pPr>
            <w:r>
              <w:fldChar w:fldCharType="begin">
                <w:ffData>
                  <w:name w:val="Edicion"/>
                  <w:enabled/>
                  <w:calcOnExit w:val="0"/>
                  <w:textInput>
                    <w:default w:val="1"/>
                    <w:maxLength w:val="3"/>
                  </w:textInput>
                </w:ffData>
              </w:fldChar>
            </w:r>
            <w:bookmarkStart w:name="Edicion" w:id="2"/>
            <w:r>
              <w:instrText xml:space="preserve"> FORMTEXT </w:instrText>
            </w:r>
            <w:r>
              <w:fldChar w:fldCharType="separate"/>
            </w:r>
            <w:r>
              <w:rPr>
                <w:noProof/>
              </w:rPr>
              <w:t>1</w:t>
            </w:r>
            <w:r>
              <w:fldChar w:fldCharType="end"/>
            </w:r>
            <w:bookmarkEnd w:id="2"/>
          </w:p>
        </w:tc>
      </w:tr>
      <w:tr w:rsidR="000D5188" w:rsidTr="00B742B7" w14:paraId="4DE97A55" w14:textId="77777777">
        <w:trPr>
          <w:trHeight w:val="236"/>
          <w:jc w:val="center"/>
        </w:trPr>
        <w:tc>
          <w:tcPr>
            <w:tcW w:w="1550" w:type="dxa"/>
            <w:gridSpan w:val="2"/>
            <w:tcBorders>
              <w:top w:val="nil"/>
              <w:left w:val="single" w:color="auto" w:sz="8" w:space="0"/>
              <w:bottom w:val="single" w:color="auto" w:sz="4" w:space="0"/>
              <w:right w:val="nil"/>
            </w:tcBorders>
          </w:tcPr>
          <w:p w:rsidR="000D5188" w:rsidP="00B742B7" w:rsidRDefault="000D5188" w14:paraId="192E8ACE" w14:textId="77777777">
            <w:pPr>
              <w:pStyle w:val="Fijo"/>
            </w:pPr>
          </w:p>
        </w:tc>
        <w:tc>
          <w:tcPr>
            <w:tcW w:w="3453" w:type="dxa"/>
            <w:gridSpan w:val="3"/>
            <w:tcBorders>
              <w:top w:val="nil"/>
              <w:left w:val="nil"/>
              <w:bottom w:val="single" w:color="auto" w:sz="4" w:space="0"/>
              <w:right w:val="single" w:color="auto" w:sz="4" w:space="0"/>
            </w:tcBorders>
          </w:tcPr>
          <w:p w:rsidR="000D5188" w:rsidP="00B742B7" w:rsidRDefault="000D5188" w14:paraId="298FAD33" w14:textId="77777777">
            <w:pPr>
              <w:pStyle w:val="Var2"/>
              <w:jc w:val="center"/>
            </w:pPr>
          </w:p>
        </w:tc>
        <w:tc>
          <w:tcPr>
            <w:tcW w:w="1224" w:type="dxa"/>
            <w:gridSpan w:val="2"/>
            <w:vMerge/>
            <w:tcBorders>
              <w:left w:val="single" w:color="auto" w:sz="4" w:space="0"/>
              <w:bottom w:val="single" w:color="auto" w:sz="4" w:space="0"/>
              <w:right w:val="nil"/>
            </w:tcBorders>
          </w:tcPr>
          <w:p w:rsidR="000D5188" w:rsidP="00D70735" w:rsidRDefault="000D5188" w14:paraId="07F43607" w14:textId="77777777"/>
        </w:tc>
        <w:tc>
          <w:tcPr>
            <w:tcW w:w="832" w:type="dxa"/>
            <w:vMerge/>
            <w:tcBorders>
              <w:left w:val="nil"/>
              <w:bottom w:val="single" w:color="auto" w:sz="4" w:space="0"/>
              <w:right w:val="single" w:color="auto" w:sz="12" w:space="0"/>
            </w:tcBorders>
          </w:tcPr>
          <w:p w:rsidR="000D5188" w:rsidP="00D70735" w:rsidRDefault="000D5188" w14:paraId="3EC95C5F" w14:textId="77777777">
            <w:pPr>
              <w:pStyle w:val="Var1"/>
            </w:pPr>
          </w:p>
        </w:tc>
      </w:tr>
      <w:tr w:rsidR="007E70F2" w:rsidTr="00B742B7" w14:paraId="2AB1C356" w14:textId="77777777">
        <w:trPr>
          <w:trHeight w:val="567" w:hRule="exact"/>
          <w:jc w:val="center"/>
        </w:trPr>
        <w:tc>
          <w:tcPr>
            <w:tcW w:w="1975" w:type="dxa"/>
            <w:gridSpan w:val="3"/>
            <w:tcBorders>
              <w:left w:val="single" w:color="auto" w:sz="8" w:space="0"/>
              <w:bottom w:val="single" w:color="auto" w:sz="12" w:space="0"/>
              <w:right w:val="nil"/>
            </w:tcBorders>
          </w:tcPr>
          <w:p w:rsidRPr="00B742B7" w:rsidR="007E70F2" w:rsidP="00B742B7" w:rsidRDefault="00146E8E" w14:paraId="1106F635" w14:textId="5DB937A9">
            <w:pPr>
              <w:pStyle w:val="Fijo"/>
            </w:pPr>
            <w:proofErr w:type="spellStart"/>
            <w:r>
              <w:t>Subje</w:t>
            </w:r>
            <w:r w:rsidR="001C7AEC">
              <w:t>ct</w:t>
            </w:r>
            <w:proofErr w:type="spellEnd"/>
            <w:r w:rsidR="001C7AEC">
              <w:t xml:space="preserve"> of </w:t>
            </w:r>
            <w:proofErr w:type="spellStart"/>
            <w:r w:rsidR="001C7AEC">
              <w:t>study</w:t>
            </w:r>
            <w:proofErr w:type="spellEnd"/>
            <w:r w:rsidRPr="00B742B7" w:rsidR="007336B5">
              <w:t>:</w:t>
            </w:r>
          </w:p>
        </w:tc>
        <w:tc>
          <w:tcPr>
            <w:tcW w:w="3028" w:type="dxa"/>
            <w:gridSpan w:val="2"/>
            <w:tcBorders>
              <w:left w:val="nil"/>
              <w:bottom w:val="single" w:color="auto" w:sz="12" w:space="0"/>
              <w:right w:val="single" w:color="auto" w:sz="4" w:space="0"/>
            </w:tcBorders>
          </w:tcPr>
          <w:p w:rsidR="007E70F2" w:rsidP="00B742B7" w:rsidRDefault="00540BBB" w14:paraId="5320153C" w14:textId="5E45541B">
            <w:pPr>
              <w:pStyle w:val="Var2"/>
            </w:pPr>
            <w:r>
              <w:fldChar w:fldCharType="begin">
                <w:ffData>
                  <w:name w:val="Objeto"/>
                  <w:enabled/>
                  <w:calcOnExit w:val="0"/>
                  <w:textInput>
                    <w:default w:val="First issue"/>
                  </w:textInput>
                </w:ffData>
              </w:fldChar>
            </w:r>
            <w:bookmarkStart w:name="Objeto" w:id="3"/>
            <w:r>
              <w:instrText xml:space="preserve"> FORMTEXT </w:instrText>
            </w:r>
            <w:r>
              <w:fldChar w:fldCharType="separate"/>
            </w:r>
            <w:r>
              <w:rPr>
                <w:noProof/>
              </w:rPr>
              <w:t>First issue</w:t>
            </w:r>
            <w:r>
              <w:fldChar w:fldCharType="end"/>
            </w:r>
            <w:bookmarkEnd w:id="3"/>
          </w:p>
        </w:tc>
        <w:tc>
          <w:tcPr>
            <w:tcW w:w="782" w:type="dxa"/>
            <w:tcBorders>
              <w:left w:val="single" w:color="auto" w:sz="4" w:space="0"/>
              <w:bottom w:val="single" w:color="auto" w:sz="12" w:space="0"/>
              <w:right w:val="nil"/>
            </w:tcBorders>
          </w:tcPr>
          <w:p w:rsidR="007E70F2" w:rsidP="0035284C" w:rsidRDefault="001C7AEC" w14:paraId="10DB91AA" w14:textId="5A005162">
            <w:pPr>
              <w:pStyle w:val="Fijo"/>
            </w:pPr>
            <w:r>
              <w:t>Date</w:t>
            </w:r>
            <w:r w:rsidR="007E70F2">
              <w:t xml:space="preserve">: </w:t>
            </w:r>
          </w:p>
        </w:tc>
        <w:tc>
          <w:tcPr>
            <w:tcW w:w="1274" w:type="dxa"/>
            <w:gridSpan w:val="2"/>
            <w:tcBorders>
              <w:left w:val="nil"/>
              <w:bottom w:val="single" w:color="auto" w:sz="12" w:space="0"/>
              <w:right w:val="single" w:color="auto" w:sz="12" w:space="0"/>
            </w:tcBorders>
          </w:tcPr>
          <w:p w:rsidR="007E70F2" w:rsidP="00B742B7" w:rsidRDefault="00280258" w14:paraId="526FEBB1" w14:textId="23B9AC7B">
            <w:pPr>
              <w:pStyle w:val="Var2"/>
            </w:pPr>
            <w:r>
              <w:t>12</w:t>
            </w:r>
            <w:r w:rsidR="00865C12">
              <w:t>-07-2023</w:t>
            </w:r>
          </w:p>
        </w:tc>
      </w:tr>
      <w:tr w:rsidR="0073321D" w:rsidTr="001C2C44" w14:paraId="7C57A2A8" w14:textId="77777777">
        <w:trPr>
          <w:gridBefore w:val="1"/>
          <w:gridAfter w:val="2"/>
          <w:wBefore w:w="1398" w:type="dxa"/>
          <w:wAfter w:w="1274" w:type="dxa"/>
          <w:trHeight w:val="1191" w:hRule="exact"/>
          <w:jc w:val="center"/>
        </w:trPr>
        <w:tc>
          <w:tcPr>
            <w:tcW w:w="1504" w:type="dxa"/>
            <w:gridSpan w:val="3"/>
            <w:tcBorders>
              <w:top w:val="nil"/>
              <w:left w:val="nil"/>
              <w:bottom w:val="nil"/>
              <w:right w:val="nil"/>
            </w:tcBorders>
            <w:vAlign w:val="bottom"/>
          </w:tcPr>
          <w:p w:rsidR="0073321D" w:rsidP="0035284C" w:rsidRDefault="0073321D" w14:paraId="009F9283" w14:textId="7E2F3D80">
            <w:pPr>
              <w:pStyle w:val="Fijo"/>
            </w:pPr>
            <w:proofErr w:type="spellStart"/>
            <w:r>
              <w:t>Prepar</w:t>
            </w:r>
            <w:r w:rsidR="00D43E2E">
              <w:t>e</w:t>
            </w:r>
            <w:r>
              <w:t>d</w:t>
            </w:r>
            <w:proofErr w:type="spellEnd"/>
            <w:r>
              <w:t>:</w:t>
            </w:r>
          </w:p>
        </w:tc>
        <w:tc>
          <w:tcPr>
            <w:tcW w:w="2883" w:type="dxa"/>
            <w:gridSpan w:val="2"/>
            <w:tcBorders>
              <w:top w:val="nil"/>
              <w:left w:val="nil"/>
              <w:bottom w:val="dotted" w:color="auto" w:sz="8" w:space="0"/>
              <w:right w:val="nil"/>
            </w:tcBorders>
            <w:vAlign w:val="bottom"/>
          </w:tcPr>
          <w:p w:rsidRPr="005B3DAA" w:rsidR="0073321D" w:rsidP="005B3DAA" w:rsidRDefault="002B1658" w14:paraId="04C45E05" w14:textId="6C7FAA71">
            <w:pPr>
              <w:pStyle w:val="Var1"/>
              <w:jc w:val="left"/>
              <w:rPr>
                <w:b w:val="0"/>
              </w:rPr>
            </w:pPr>
            <w:r>
              <w:rPr>
                <w:b w:val="0"/>
              </w:rPr>
              <w:t>RDL</w:t>
            </w:r>
          </w:p>
        </w:tc>
      </w:tr>
      <w:tr w:rsidR="0073321D" w:rsidTr="001C2C44" w14:paraId="4511D8D7" w14:textId="77777777">
        <w:trPr>
          <w:gridBefore w:val="1"/>
          <w:gridAfter w:val="2"/>
          <w:wBefore w:w="1398" w:type="dxa"/>
          <w:wAfter w:w="1274" w:type="dxa"/>
          <w:trHeight w:val="1191" w:hRule="exact"/>
          <w:jc w:val="center"/>
        </w:trPr>
        <w:tc>
          <w:tcPr>
            <w:tcW w:w="1504" w:type="dxa"/>
            <w:gridSpan w:val="3"/>
            <w:tcBorders>
              <w:top w:val="nil"/>
              <w:left w:val="nil"/>
              <w:bottom w:val="nil"/>
              <w:right w:val="nil"/>
            </w:tcBorders>
            <w:vAlign w:val="bottom"/>
          </w:tcPr>
          <w:p w:rsidR="0073321D" w:rsidP="0035284C" w:rsidRDefault="0073321D" w14:paraId="4907FF40" w14:textId="5EFD99DE">
            <w:pPr>
              <w:pStyle w:val="Fijo"/>
            </w:pPr>
            <w:proofErr w:type="spellStart"/>
            <w:r>
              <w:t>Revis</w:t>
            </w:r>
            <w:r w:rsidR="00D43E2E">
              <w:t>e</w:t>
            </w:r>
            <w:r>
              <w:t>d</w:t>
            </w:r>
            <w:proofErr w:type="spellEnd"/>
            <w:r>
              <w:t>:</w:t>
            </w:r>
          </w:p>
        </w:tc>
        <w:tc>
          <w:tcPr>
            <w:tcW w:w="2883" w:type="dxa"/>
            <w:gridSpan w:val="2"/>
            <w:tcBorders>
              <w:top w:val="dotted" w:color="auto" w:sz="8" w:space="0"/>
              <w:left w:val="nil"/>
              <w:bottom w:val="dotted" w:color="auto" w:sz="8" w:space="0"/>
              <w:right w:val="nil"/>
            </w:tcBorders>
            <w:vAlign w:val="bottom"/>
          </w:tcPr>
          <w:p w:rsidRPr="005B3DAA" w:rsidR="0073321D" w:rsidP="005B3DAA" w:rsidRDefault="00BC0ABB" w14:paraId="52D80A59" w14:textId="5907EC7E">
            <w:pPr>
              <w:pStyle w:val="Var1"/>
              <w:jc w:val="left"/>
              <w:rPr>
                <w:b w:val="0"/>
              </w:rPr>
            </w:pPr>
            <w:r>
              <w:rPr>
                <w:b w:val="0"/>
              </w:rPr>
              <w:t>ECU</w:t>
            </w:r>
          </w:p>
        </w:tc>
      </w:tr>
      <w:tr w:rsidR="0073321D" w:rsidTr="001C2C44" w14:paraId="0B849882" w14:textId="77777777">
        <w:trPr>
          <w:gridBefore w:val="1"/>
          <w:gridAfter w:val="2"/>
          <w:wBefore w:w="1398" w:type="dxa"/>
          <w:wAfter w:w="1274" w:type="dxa"/>
          <w:trHeight w:val="1191" w:hRule="exact"/>
          <w:jc w:val="center"/>
        </w:trPr>
        <w:tc>
          <w:tcPr>
            <w:tcW w:w="1504" w:type="dxa"/>
            <w:gridSpan w:val="3"/>
            <w:tcBorders>
              <w:top w:val="nil"/>
              <w:left w:val="nil"/>
              <w:bottom w:val="nil"/>
              <w:right w:val="nil"/>
            </w:tcBorders>
            <w:vAlign w:val="bottom"/>
          </w:tcPr>
          <w:p w:rsidR="0073321D" w:rsidP="0035284C" w:rsidRDefault="00673FE6" w14:paraId="58B88825" w14:textId="1BA005FA">
            <w:pPr>
              <w:pStyle w:val="Fijo"/>
            </w:pPr>
            <w:proofErr w:type="spellStart"/>
            <w:r>
              <w:t>Approved</w:t>
            </w:r>
            <w:proofErr w:type="spellEnd"/>
            <w:r>
              <w:t>:</w:t>
            </w:r>
          </w:p>
        </w:tc>
        <w:tc>
          <w:tcPr>
            <w:tcW w:w="2883" w:type="dxa"/>
            <w:gridSpan w:val="2"/>
            <w:tcBorders>
              <w:top w:val="dotted" w:color="auto" w:sz="8" w:space="0"/>
              <w:left w:val="nil"/>
              <w:bottom w:val="dotted" w:color="auto" w:sz="8" w:space="0"/>
              <w:right w:val="nil"/>
            </w:tcBorders>
            <w:vAlign w:val="bottom"/>
          </w:tcPr>
          <w:p w:rsidRPr="005B3DAA" w:rsidR="0073321D" w:rsidP="005B3DAA" w:rsidRDefault="00707E98" w14:paraId="3A4BDDB1" w14:textId="02AEA0E8">
            <w:pPr>
              <w:pStyle w:val="Var1"/>
              <w:jc w:val="left"/>
              <w:rPr>
                <w:b w:val="0"/>
              </w:rPr>
            </w:pPr>
            <w:r>
              <w:rPr>
                <w:b w:val="0"/>
              </w:rPr>
              <w:fldChar w:fldCharType="begin">
                <w:ffData>
                  <w:name w:val="Aprobado"/>
                  <w:enabled/>
                  <w:calcOnExit w:val="0"/>
                  <w:textInput>
                    <w:default w:val="MDT"/>
                  </w:textInput>
                </w:ffData>
              </w:fldChar>
            </w:r>
            <w:bookmarkStart w:name="Aprobado" w:id="4"/>
            <w:r>
              <w:rPr>
                <w:b w:val="0"/>
              </w:rPr>
              <w:instrText xml:space="preserve"> FORMTEXT </w:instrText>
            </w:r>
            <w:r>
              <w:rPr>
                <w:b w:val="0"/>
              </w:rPr>
            </w:r>
            <w:r>
              <w:rPr>
                <w:b w:val="0"/>
              </w:rPr>
              <w:fldChar w:fldCharType="separate"/>
            </w:r>
            <w:r>
              <w:rPr>
                <w:b w:val="0"/>
                <w:noProof/>
              </w:rPr>
              <w:t>MDT</w:t>
            </w:r>
            <w:r>
              <w:rPr>
                <w:b w:val="0"/>
              </w:rPr>
              <w:fldChar w:fldCharType="end"/>
            </w:r>
            <w:bookmarkEnd w:id="4"/>
          </w:p>
        </w:tc>
      </w:tr>
    </w:tbl>
    <w:p w:rsidR="005B3DAA" w:rsidP="001919A8" w:rsidRDefault="005B3DAA" w14:paraId="78DB7875" w14:textId="77777777">
      <w:pPr>
        <w:spacing w:before="480"/>
        <w:jc w:val="center"/>
      </w:pPr>
      <w:bookmarkStart w:name="Sello" w:id="5"/>
      <w:bookmarkEnd w:id="5"/>
    </w:p>
    <w:p w:rsidR="00B56937" w:rsidP="001919A8" w:rsidRDefault="00B56937" w14:paraId="16A91A6A" w14:textId="77777777">
      <w:pPr>
        <w:spacing w:before="480"/>
        <w:jc w:val="center"/>
        <w:sectPr w:rsidR="00B56937" w:rsidSect="00186AF7">
          <w:headerReference w:type="default" r:id="rId11"/>
          <w:footerReference w:type="default" r:id="rId12"/>
          <w:pgSz w:w="11906" w:h="16838" w:orient="portrait" w:code="9"/>
          <w:pgMar w:top="567" w:right="851" w:bottom="567" w:left="1418" w:header="567" w:footer="567" w:gutter="0"/>
          <w:cols w:space="708"/>
          <w:docGrid w:linePitch="360"/>
        </w:sectPr>
      </w:pPr>
    </w:p>
    <w:tbl>
      <w:tblPr>
        <w:tblStyle w:val="Tablaconcuadrcula"/>
        <w:tblW w:w="0" w:type="auto"/>
        <w:tblBorders>
          <w:top w:val="single" w:color="auto" w:sz="12" w:space="0"/>
          <w:left w:val="single" w:color="auto" w:sz="12" w:space="0"/>
          <w:bottom w:val="single" w:color="auto" w:sz="12" w:space="0"/>
          <w:right w:val="single" w:color="auto" w:sz="12" w:space="0"/>
        </w:tblBorders>
        <w:tblCellMar>
          <w:top w:w="57" w:type="dxa"/>
          <w:left w:w="57" w:type="dxa"/>
          <w:bottom w:w="57" w:type="dxa"/>
          <w:right w:w="57" w:type="dxa"/>
        </w:tblCellMar>
        <w:tblLook w:val="04A0" w:firstRow="1" w:lastRow="0" w:firstColumn="1" w:lastColumn="0" w:noHBand="0" w:noVBand="1"/>
      </w:tblPr>
      <w:tblGrid>
        <w:gridCol w:w="993"/>
        <w:gridCol w:w="1842"/>
        <w:gridCol w:w="4536"/>
        <w:gridCol w:w="2256"/>
      </w:tblGrid>
      <w:tr w:rsidRPr="00FA7E9E" w:rsidR="00FA7E9E" w:rsidTr="3A36AFD2" w14:paraId="3EB7FD0B" w14:textId="77777777">
        <w:tc>
          <w:tcPr>
            <w:tcW w:w="9627" w:type="dxa"/>
            <w:gridSpan w:val="4"/>
            <w:tcBorders>
              <w:top w:val="nil"/>
              <w:left w:val="nil"/>
              <w:bottom w:val="single" w:color="auto" w:sz="12" w:space="0"/>
              <w:right w:val="nil"/>
            </w:tcBorders>
            <w:tcMar/>
          </w:tcPr>
          <w:p w:rsidRPr="00FA7E9E" w:rsidR="00FA7E9E" w:rsidP="0026454C" w:rsidRDefault="0008349C" w14:paraId="70671C5D" w14:textId="718FC2E5">
            <w:pPr>
              <w:pStyle w:val="Descrip"/>
            </w:pPr>
            <w:r>
              <w:t>CLASIFICATION</w:t>
            </w:r>
          </w:p>
        </w:tc>
      </w:tr>
      <w:tr w:rsidRPr="008068F4" w:rsidR="00FA7E9E" w:rsidTr="3A36AFD2" w14:paraId="6C3C3A6A" w14:textId="77777777">
        <w:tc>
          <w:tcPr>
            <w:tcW w:w="9627" w:type="dxa"/>
            <w:gridSpan w:val="4"/>
            <w:tcBorders>
              <w:top w:val="single" w:color="auto" w:sz="12" w:space="0"/>
              <w:bottom w:val="nil"/>
            </w:tcBorders>
            <w:tcMar/>
          </w:tcPr>
          <w:p w:rsidRPr="008254D2" w:rsidR="00FA7E9E" w:rsidP="0026454C" w:rsidRDefault="008254D2" w14:paraId="33736025" w14:textId="5A7DF298">
            <w:pPr>
              <w:pStyle w:val="Estandar"/>
              <w:jc w:val="center"/>
              <w:rPr>
                <w:lang w:val="en-US"/>
              </w:rPr>
            </w:pPr>
            <w:r w:rsidRPr="008254D2">
              <w:rPr>
                <w:lang w:val="en-US"/>
              </w:rPr>
              <w:t>Contains information for the design of structures, systems or components</w:t>
            </w:r>
            <w:r w:rsidRPr="008254D2" w:rsidR="00FA7E9E">
              <w:rPr>
                <w:lang w:val="en-US"/>
              </w:rPr>
              <w:t xml:space="preserve">:  </w:t>
            </w:r>
            <w:r w:rsidRPr="008254D2" w:rsidR="00484CDE">
              <w:rPr>
                <w:b w:val="0"/>
                <w:lang w:val="en-US"/>
              </w:rPr>
              <w:t>YES</w:t>
            </w:r>
            <w:r w:rsidRPr="008254D2" w:rsidR="00FA7E9E">
              <w:rPr>
                <w:b w:val="0"/>
                <w:lang w:val="en-US"/>
              </w:rPr>
              <w:t xml:space="preserve"> </w:t>
            </w:r>
            <w:r w:rsidRPr="0026454C" w:rsidR="00FA7E9E">
              <w:rPr>
                <w:b w:val="0"/>
              </w:rPr>
              <w:fldChar w:fldCharType="begin">
                <w:ffData>
                  <w:name w:val="Marcar1"/>
                  <w:enabled/>
                  <w:calcOnExit w:val="0"/>
                  <w:checkBox>
                    <w:sizeAuto/>
                    <w:default w:val="0"/>
                  </w:checkBox>
                </w:ffData>
              </w:fldChar>
            </w:r>
            <w:bookmarkStart w:name="Marcar1" w:id="7"/>
            <w:r w:rsidRPr="008254D2" w:rsidR="00FA7E9E">
              <w:rPr>
                <w:b w:val="0"/>
                <w:lang w:val="en-US"/>
              </w:rPr>
              <w:instrText xml:space="preserve"> FORMCHECKBOX </w:instrText>
            </w:r>
            <w:r w:rsidR="008068F4">
              <w:rPr>
                <w:b w:val="0"/>
              </w:rPr>
            </w:r>
            <w:r w:rsidR="008068F4">
              <w:rPr>
                <w:b w:val="0"/>
              </w:rPr>
              <w:fldChar w:fldCharType="separate"/>
            </w:r>
            <w:r w:rsidRPr="0026454C" w:rsidR="00FA7E9E">
              <w:rPr>
                <w:b w:val="0"/>
              </w:rPr>
              <w:fldChar w:fldCharType="end"/>
            </w:r>
            <w:bookmarkEnd w:id="7"/>
            <w:r w:rsidRPr="008254D2" w:rsidR="00FA7E9E">
              <w:rPr>
                <w:b w:val="0"/>
                <w:lang w:val="en-US"/>
              </w:rPr>
              <w:t xml:space="preserve">   </w:t>
            </w:r>
            <w:r w:rsidRPr="008254D2" w:rsidR="00484CDE">
              <w:rPr>
                <w:b w:val="0"/>
                <w:lang w:val="en-US"/>
              </w:rPr>
              <w:t>NO</w:t>
            </w:r>
            <w:r w:rsidRPr="008254D2" w:rsidR="00FA7E9E">
              <w:rPr>
                <w:b w:val="0"/>
                <w:lang w:val="en-US"/>
              </w:rPr>
              <w:t xml:space="preserve"> </w:t>
            </w:r>
            <w:r w:rsidRPr="0026454C" w:rsidR="00FA7E9E">
              <w:rPr>
                <w:b w:val="0"/>
              </w:rPr>
              <w:fldChar w:fldCharType="begin">
                <w:ffData>
                  <w:name w:val="Marcar2"/>
                  <w:enabled/>
                  <w:calcOnExit w:val="0"/>
                  <w:checkBox>
                    <w:sizeAuto/>
                    <w:default w:val="0"/>
                  </w:checkBox>
                </w:ffData>
              </w:fldChar>
            </w:r>
            <w:bookmarkStart w:name="Marcar2" w:id="8"/>
            <w:r w:rsidRPr="008254D2" w:rsidR="00FA7E9E">
              <w:rPr>
                <w:b w:val="0"/>
                <w:lang w:val="en-US"/>
              </w:rPr>
              <w:instrText xml:space="preserve"> FORMCHECKBOX </w:instrText>
            </w:r>
            <w:r w:rsidR="008068F4">
              <w:rPr>
                <w:b w:val="0"/>
              </w:rPr>
            </w:r>
            <w:r w:rsidR="008068F4">
              <w:rPr>
                <w:b w:val="0"/>
              </w:rPr>
              <w:fldChar w:fldCharType="separate"/>
            </w:r>
            <w:r w:rsidRPr="0026454C" w:rsidR="00FA7E9E">
              <w:rPr>
                <w:b w:val="0"/>
              </w:rPr>
              <w:fldChar w:fldCharType="end"/>
            </w:r>
            <w:bookmarkEnd w:id="8"/>
          </w:p>
        </w:tc>
      </w:tr>
      <w:tr w:rsidRPr="008068F4" w:rsidR="00FA7E9E" w:rsidTr="3A36AFD2" w14:paraId="73232055" w14:textId="77777777">
        <w:tc>
          <w:tcPr>
            <w:tcW w:w="9627" w:type="dxa"/>
            <w:gridSpan w:val="4"/>
            <w:tcBorders>
              <w:top w:val="nil"/>
              <w:bottom w:val="single" w:color="auto" w:sz="12" w:space="0"/>
            </w:tcBorders>
            <w:tcMar/>
          </w:tcPr>
          <w:p w:rsidRPr="00A10A22" w:rsidR="00FA7E9E" w:rsidP="0026454C" w:rsidRDefault="007C7EBA" w14:paraId="5D99DF94" w14:textId="2EF9418B">
            <w:pPr>
              <w:pStyle w:val="Estandar"/>
              <w:jc w:val="center"/>
              <w:rPr>
                <w:lang w:val="en-US"/>
              </w:rPr>
            </w:pPr>
            <w:r w:rsidRPr="00A10A22">
              <w:rPr>
                <w:lang w:val="en-US"/>
              </w:rPr>
              <w:t>Design verification:</w:t>
            </w:r>
            <w:r w:rsidRPr="00A10A22" w:rsidR="00FA7E9E">
              <w:rPr>
                <w:lang w:val="en-US"/>
              </w:rPr>
              <w:t xml:space="preserve"> </w:t>
            </w:r>
            <w:r w:rsidRPr="00A10A22" w:rsidR="00FA7E9E">
              <w:rPr>
                <w:b w:val="0"/>
                <w:lang w:val="en-US"/>
              </w:rPr>
              <w:t xml:space="preserve">   </w:t>
            </w:r>
            <w:r w:rsidRPr="00A10A22" w:rsidR="000E147F">
              <w:rPr>
                <w:b w:val="0"/>
                <w:lang w:val="en-US"/>
              </w:rPr>
              <w:t>Not applicable</w:t>
            </w:r>
            <w:r w:rsidRPr="00A10A22" w:rsidR="00FA7E9E">
              <w:rPr>
                <w:b w:val="0"/>
                <w:lang w:val="en-US"/>
              </w:rPr>
              <w:t xml:space="preserve"> </w:t>
            </w:r>
            <w:r w:rsidRPr="0026454C" w:rsidR="00FA7E9E">
              <w:rPr>
                <w:b w:val="0"/>
              </w:rPr>
              <w:fldChar w:fldCharType="begin">
                <w:ffData>
                  <w:name w:val="Marcar3"/>
                  <w:enabled/>
                  <w:calcOnExit w:val="0"/>
                  <w:checkBox>
                    <w:sizeAuto/>
                    <w:default w:val="0"/>
                  </w:checkBox>
                </w:ffData>
              </w:fldChar>
            </w:r>
            <w:bookmarkStart w:name="Marcar3" w:id="9"/>
            <w:r w:rsidRPr="00A10A22" w:rsidR="00FA7E9E">
              <w:rPr>
                <w:b w:val="0"/>
                <w:lang w:val="en-US"/>
              </w:rPr>
              <w:instrText xml:space="preserve"> FORMCHECKBOX </w:instrText>
            </w:r>
            <w:r w:rsidR="008068F4">
              <w:rPr>
                <w:b w:val="0"/>
              </w:rPr>
            </w:r>
            <w:r w:rsidR="008068F4">
              <w:rPr>
                <w:b w:val="0"/>
              </w:rPr>
              <w:fldChar w:fldCharType="separate"/>
            </w:r>
            <w:r w:rsidRPr="0026454C" w:rsidR="00FA7E9E">
              <w:rPr>
                <w:b w:val="0"/>
              </w:rPr>
              <w:fldChar w:fldCharType="end"/>
            </w:r>
            <w:bookmarkEnd w:id="9"/>
            <w:r w:rsidRPr="00A10A22" w:rsidR="00FA7E9E">
              <w:rPr>
                <w:b w:val="0"/>
                <w:lang w:val="en-US"/>
              </w:rPr>
              <w:t xml:space="preserve">    </w:t>
            </w:r>
            <w:r w:rsidRPr="00A10A22" w:rsidR="00A10A22">
              <w:rPr>
                <w:b w:val="0"/>
                <w:lang w:val="en-US"/>
              </w:rPr>
              <w:t>Head of O.U./Supervisor</w:t>
            </w:r>
            <w:r w:rsidRPr="00A10A22" w:rsidR="00FA7E9E">
              <w:rPr>
                <w:b w:val="0"/>
                <w:lang w:val="en-US"/>
              </w:rPr>
              <w:t xml:space="preserve"> </w:t>
            </w:r>
            <w:r w:rsidRPr="0026454C" w:rsidR="00FA7E9E">
              <w:rPr>
                <w:b w:val="0"/>
              </w:rPr>
              <w:fldChar w:fldCharType="begin">
                <w:ffData>
                  <w:name w:val="Marcar4"/>
                  <w:enabled/>
                  <w:calcOnExit w:val="0"/>
                  <w:checkBox>
                    <w:sizeAuto/>
                    <w:default w:val="0"/>
                  </w:checkBox>
                </w:ffData>
              </w:fldChar>
            </w:r>
            <w:bookmarkStart w:name="Marcar4" w:id="10"/>
            <w:r w:rsidRPr="00A10A22" w:rsidR="00FA7E9E">
              <w:rPr>
                <w:b w:val="0"/>
                <w:lang w:val="en-US"/>
              </w:rPr>
              <w:instrText xml:space="preserve"> FORMCHECKBOX </w:instrText>
            </w:r>
            <w:r w:rsidR="008068F4">
              <w:rPr>
                <w:b w:val="0"/>
              </w:rPr>
            </w:r>
            <w:r w:rsidR="008068F4">
              <w:rPr>
                <w:b w:val="0"/>
              </w:rPr>
              <w:fldChar w:fldCharType="separate"/>
            </w:r>
            <w:r w:rsidRPr="0026454C" w:rsidR="00FA7E9E">
              <w:rPr>
                <w:b w:val="0"/>
              </w:rPr>
              <w:fldChar w:fldCharType="end"/>
            </w:r>
            <w:bookmarkEnd w:id="10"/>
            <w:r w:rsidRPr="00A10A22" w:rsidR="00FA7E9E">
              <w:rPr>
                <w:b w:val="0"/>
                <w:lang w:val="en-US"/>
              </w:rPr>
              <w:t xml:space="preserve">    </w:t>
            </w:r>
            <w:r w:rsidRPr="00A43D30" w:rsidR="00A43D30">
              <w:rPr>
                <w:b w:val="0"/>
                <w:lang w:val="en-US"/>
              </w:rPr>
              <w:t>Verifier</w:t>
            </w:r>
            <w:r w:rsidRPr="00A10A22" w:rsidR="00FA7E9E">
              <w:rPr>
                <w:b w:val="0"/>
                <w:lang w:val="en-US"/>
              </w:rPr>
              <w:t xml:space="preserve"> </w:t>
            </w:r>
            <w:r w:rsidR="00A43D30">
              <w:rPr>
                <w:b w:val="0"/>
                <w:lang w:val="en-US"/>
              </w:rPr>
              <w:t>Level</w:t>
            </w:r>
            <w:r w:rsidRPr="00A10A22" w:rsidR="00FA7E9E">
              <w:rPr>
                <w:b w:val="0"/>
                <w:lang w:val="en-US"/>
              </w:rPr>
              <w:t xml:space="preserve"> 1 </w:t>
            </w:r>
            <w:r w:rsidRPr="0026454C" w:rsidR="00FA7E9E">
              <w:rPr>
                <w:b w:val="0"/>
              </w:rPr>
              <w:fldChar w:fldCharType="begin">
                <w:ffData>
                  <w:name w:val="Marcar5"/>
                  <w:enabled/>
                  <w:calcOnExit w:val="0"/>
                  <w:checkBox>
                    <w:sizeAuto/>
                    <w:default w:val="0"/>
                  </w:checkBox>
                </w:ffData>
              </w:fldChar>
            </w:r>
            <w:bookmarkStart w:name="Marcar5" w:id="11"/>
            <w:r w:rsidRPr="00A10A22" w:rsidR="00FA7E9E">
              <w:rPr>
                <w:b w:val="0"/>
                <w:lang w:val="en-US"/>
              </w:rPr>
              <w:instrText xml:space="preserve"> FORMCHECKBOX </w:instrText>
            </w:r>
            <w:r w:rsidR="008068F4">
              <w:rPr>
                <w:b w:val="0"/>
              </w:rPr>
            </w:r>
            <w:r w:rsidR="008068F4">
              <w:rPr>
                <w:b w:val="0"/>
              </w:rPr>
              <w:fldChar w:fldCharType="separate"/>
            </w:r>
            <w:r w:rsidRPr="0026454C" w:rsidR="00FA7E9E">
              <w:rPr>
                <w:b w:val="0"/>
              </w:rPr>
              <w:fldChar w:fldCharType="end"/>
            </w:r>
            <w:bookmarkEnd w:id="11"/>
            <w:r w:rsidRPr="00A10A22" w:rsidR="00FA7E9E">
              <w:rPr>
                <w:b w:val="0"/>
                <w:lang w:val="en-US"/>
              </w:rPr>
              <w:t xml:space="preserve">  </w:t>
            </w:r>
            <w:r w:rsidR="00A43D30">
              <w:rPr>
                <w:b w:val="0"/>
                <w:lang w:val="en-US"/>
              </w:rPr>
              <w:t>Le</w:t>
            </w:r>
            <w:r w:rsidRPr="00A10A22" w:rsidR="00FA7E9E">
              <w:rPr>
                <w:b w:val="0"/>
                <w:lang w:val="en-US"/>
              </w:rPr>
              <w:t xml:space="preserve">vel 2 </w:t>
            </w:r>
            <w:r w:rsidRPr="0026454C" w:rsidR="00FA7E9E">
              <w:rPr>
                <w:b w:val="0"/>
              </w:rPr>
              <w:fldChar w:fldCharType="begin">
                <w:ffData>
                  <w:name w:val="Marcar6"/>
                  <w:enabled/>
                  <w:calcOnExit w:val="0"/>
                  <w:checkBox>
                    <w:sizeAuto/>
                    <w:default w:val="0"/>
                  </w:checkBox>
                </w:ffData>
              </w:fldChar>
            </w:r>
            <w:bookmarkStart w:name="Marcar6" w:id="12"/>
            <w:r w:rsidRPr="00A10A22" w:rsidR="00FA7E9E">
              <w:rPr>
                <w:b w:val="0"/>
                <w:lang w:val="en-US"/>
              </w:rPr>
              <w:instrText xml:space="preserve"> FORMCHECKBOX </w:instrText>
            </w:r>
            <w:r w:rsidR="008068F4">
              <w:rPr>
                <w:b w:val="0"/>
              </w:rPr>
            </w:r>
            <w:r w:rsidR="008068F4">
              <w:rPr>
                <w:b w:val="0"/>
              </w:rPr>
              <w:fldChar w:fldCharType="separate"/>
            </w:r>
            <w:r w:rsidRPr="0026454C" w:rsidR="00FA7E9E">
              <w:rPr>
                <w:b w:val="0"/>
              </w:rPr>
              <w:fldChar w:fldCharType="end"/>
            </w:r>
            <w:bookmarkEnd w:id="12"/>
          </w:p>
        </w:tc>
      </w:tr>
      <w:tr w:rsidR="00FA7E9E" w:rsidTr="3A36AFD2" w14:paraId="779543DD" w14:textId="77777777">
        <w:tc>
          <w:tcPr>
            <w:tcW w:w="9627" w:type="dxa"/>
            <w:gridSpan w:val="4"/>
            <w:tcBorders>
              <w:top w:val="single" w:color="auto" w:sz="12" w:space="0"/>
              <w:left w:val="nil"/>
              <w:bottom w:val="single" w:color="auto" w:sz="12" w:space="0"/>
              <w:right w:val="nil"/>
            </w:tcBorders>
            <w:tcMar/>
          </w:tcPr>
          <w:p w:rsidRPr="00FA7E9E" w:rsidR="00FA7E9E" w:rsidP="0026454C" w:rsidRDefault="00CE6D70" w14:paraId="259C487A" w14:textId="4FEB2A2B">
            <w:pPr>
              <w:pStyle w:val="Descrip"/>
            </w:pPr>
            <w:r w:rsidRPr="00CE6D70">
              <w:t>MODIFICATION CONTROL</w:t>
            </w:r>
          </w:p>
        </w:tc>
      </w:tr>
      <w:tr w:rsidR="00217CB6" w:rsidTr="3A36AFD2" w14:paraId="44CE251C" w14:textId="77777777">
        <w:tc>
          <w:tcPr>
            <w:tcW w:w="993" w:type="dxa"/>
            <w:tcBorders>
              <w:top w:val="single" w:color="auto" w:sz="12" w:space="0"/>
              <w:bottom w:val="single" w:color="auto" w:sz="6" w:space="0"/>
              <w:right w:val="single" w:color="auto" w:sz="6" w:space="0"/>
            </w:tcBorders>
            <w:tcMar/>
            <w:vAlign w:val="center"/>
          </w:tcPr>
          <w:p w:rsidR="00217CB6" w:rsidP="3A36AFD2" w:rsidRDefault="002E29A7" w14:paraId="3459636E" w14:textId="1692459C">
            <w:pPr>
              <w:pStyle w:val="Estandar"/>
              <w:jc w:val="center"/>
              <w:rPr>
                <w:lang w:val="es-ES"/>
              </w:rPr>
            </w:pPr>
            <w:r w:rsidRPr="3A36AFD2" w:rsidR="002E29A7">
              <w:rPr>
                <w:lang w:val="es-ES"/>
              </w:rPr>
              <w:t>Edi</w:t>
            </w:r>
            <w:r w:rsidRPr="3A36AFD2" w:rsidR="009B52F1">
              <w:rPr>
                <w:lang w:val="es-ES"/>
              </w:rPr>
              <w:t>t</w:t>
            </w:r>
            <w:r w:rsidRPr="3A36AFD2" w:rsidR="002E29A7">
              <w:rPr>
                <w:lang w:val="es-ES"/>
              </w:rPr>
              <w:t>i</w:t>
            </w:r>
            <w:r w:rsidRPr="3A36AFD2" w:rsidR="009B52F1">
              <w:rPr>
                <w:lang w:val="es-ES"/>
              </w:rPr>
              <w:t>o</w:t>
            </w:r>
            <w:r w:rsidRPr="3A36AFD2" w:rsidR="002E29A7">
              <w:rPr>
                <w:lang w:val="es-ES"/>
              </w:rPr>
              <w:t>n</w:t>
            </w:r>
          </w:p>
        </w:tc>
        <w:tc>
          <w:tcPr>
            <w:tcW w:w="8634" w:type="dxa"/>
            <w:gridSpan w:val="3"/>
            <w:tcBorders>
              <w:top w:val="single" w:color="auto" w:sz="12" w:space="0"/>
              <w:left w:val="single" w:color="auto" w:sz="6" w:space="0"/>
              <w:bottom w:val="single" w:color="auto" w:sz="6" w:space="0"/>
            </w:tcBorders>
            <w:tcMar/>
            <w:vAlign w:val="center"/>
          </w:tcPr>
          <w:p w:rsidR="00217CB6" w:rsidP="3A36AFD2" w:rsidRDefault="00217CB6" w14:paraId="64484D66" w14:textId="59DDCA51">
            <w:pPr>
              <w:pStyle w:val="Estandar"/>
              <w:jc w:val="center"/>
              <w:rPr>
                <w:lang w:val="es-ES"/>
              </w:rPr>
            </w:pPr>
            <w:r w:rsidRPr="3A36AFD2" w:rsidR="00217CB6">
              <w:rPr>
                <w:lang w:val="es-ES"/>
              </w:rPr>
              <w:t>Modifica</w:t>
            </w:r>
            <w:r w:rsidRPr="3A36AFD2" w:rsidR="009B52F1">
              <w:rPr>
                <w:lang w:val="es-ES"/>
              </w:rPr>
              <w:t>tions</w:t>
            </w:r>
          </w:p>
        </w:tc>
      </w:tr>
      <w:tr w:rsidRPr="00E622E4" w:rsidR="00D83C60" w:rsidTr="3A36AFD2" w14:paraId="03683804" w14:textId="77777777">
        <w:trPr>
          <w:trHeight w:val="3969" w:hRule="exact"/>
        </w:trPr>
        <w:tc>
          <w:tcPr>
            <w:tcW w:w="993" w:type="dxa"/>
            <w:tcBorders>
              <w:top w:val="nil"/>
              <w:bottom w:val="single" w:color="auto" w:sz="12" w:space="0"/>
              <w:right w:val="single" w:color="auto" w:sz="6" w:space="0"/>
            </w:tcBorders>
            <w:tcMar/>
          </w:tcPr>
          <w:p w:rsidRPr="00423C11" w:rsidR="00D83C60" w:rsidP="0026454C" w:rsidRDefault="005107FD" w14:paraId="337281F5" w14:textId="3C4DCDD2">
            <w:pPr>
              <w:pStyle w:val="Estilo1"/>
              <w:jc w:val="center"/>
            </w:pPr>
            <w:r>
              <w:t>1</w:t>
            </w:r>
          </w:p>
        </w:tc>
        <w:tc>
          <w:tcPr>
            <w:tcW w:w="8634" w:type="dxa"/>
            <w:gridSpan w:val="3"/>
            <w:tcBorders>
              <w:top w:val="nil"/>
              <w:left w:val="single" w:color="auto" w:sz="6" w:space="0"/>
              <w:bottom w:val="single" w:color="auto" w:sz="12" w:space="0"/>
            </w:tcBorders>
            <w:tcMar/>
          </w:tcPr>
          <w:p w:rsidRPr="005C1E9D" w:rsidR="00D83C60" w:rsidP="00E622E4" w:rsidRDefault="005107FD" w14:paraId="4AF0653A" w14:textId="3E5FB955">
            <w:pPr>
              <w:pStyle w:val="Estilo1"/>
              <w:rPr>
                <w:lang w:val="en-GB"/>
              </w:rPr>
            </w:pPr>
            <w:r w:rsidRPr="005C1E9D">
              <w:rPr>
                <w:lang w:val="en-GB"/>
              </w:rPr>
              <w:t>First Issue</w:t>
            </w:r>
            <w:r w:rsidR="00E622E4">
              <w:rPr>
                <w:lang w:val="en-GB"/>
              </w:rPr>
              <w:t>.</w:t>
            </w:r>
          </w:p>
        </w:tc>
      </w:tr>
      <w:tr w:rsidRPr="00E622E4" w:rsidR="00217CB6" w:rsidTr="3A36AFD2" w14:paraId="50701980" w14:textId="77777777">
        <w:tc>
          <w:tcPr>
            <w:tcW w:w="9627" w:type="dxa"/>
            <w:gridSpan w:val="4"/>
            <w:tcBorders>
              <w:top w:val="single" w:color="auto" w:sz="12" w:space="0"/>
              <w:left w:val="nil"/>
              <w:bottom w:val="single" w:color="auto" w:sz="12" w:space="0"/>
              <w:right w:val="nil"/>
            </w:tcBorders>
            <w:tcMar/>
          </w:tcPr>
          <w:p w:rsidRPr="005C1E9D" w:rsidR="00217CB6" w:rsidP="0026454C" w:rsidRDefault="000640D1" w14:paraId="5039B20A" w14:textId="58CEA22F">
            <w:pPr>
              <w:pStyle w:val="Descrip"/>
              <w:rPr>
                <w:lang w:val="en-GB"/>
              </w:rPr>
            </w:pPr>
            <w:r w:rsidRPr="005C1E9D">
              <w:rPr>
                <w:lang w:val="en-GB"/>
              </w:rPr>
              <w:t>PRELIMINARY OR PENDING INFORMATION</w:t>
            </w:r>
          </w:p>
        </w:tc>
      </w:tr>
      <w:tr w:rsidRPr="00E622E4" w:rsidR="00217CB6" w:rsidTr="3A36AFD2" w14:paraId="40914869" w14:textId="77777777">
        <w:tc>
          <w:tcPr>
            <w:tcW w:w="993" w:type="dxa"/>
            <w:tcBorders>
              <w:top w:val="single" w:color="auto" w:sz="12" w:space="0"/>
              <w:bottom w:val="single" w:color="auto" w:sz="6" w:space="0"/>
              <w:right w:val="single" w:color="auto" w:sz="6" w:space="0"/>
            </w:tcBorders>
            <w:tcMar/>
          </w:tcPr>
          <w:p w:rsidRPr="005C1E9D" w:rsidR="00217CB6" w:rsidP="0026454C" w:rsidRDefault="002E29A7" w14:paraId="778F249B" w14:textId="122D8538">
            <w:pPr>
              <w:pStyle w:val="Estandar"/>
              <w:jc w:val="center"/>
              <w:rPr>
                <w:lang w:val="en-GB"/>
              </w:rPr>
            </w:pPr>
            <w:r w:rsidRPr="005C1E9D">
              <w:rPr>
                <w:lang w:val="en-GB"/>
              </w:rPr>
              <w:t>Edi</w:t>
            </w:r>
            <w:r w:rsidRPr="005C1E9D" w:rsidR="000640D1">
              <w:rPr>
                <w:lang w:val="en-GB"/>
              </w:rPr>
              <w:t>tion</w:t>
            </w:r>
          </w:p>
        </w:tc>
        <w:tc>
          <w:tcPr>
            <w:tcW w:w="1842" w:type="dxa"/>
            <w:tcBorders>
              <w:top w:val="single" w:color="auto" w:sz="12" w:space="0"/>
              <w:left w:val="single" w:color="auto" w:sz="6" w:space="0"/>
              <w:bottom w:val="single" w:color="auto" w:sz="6" w:space="0"/>
              <w:right w:val="single" w:color="auto" w:sz="6" w:space="0"/>
            </w:tcBorders>
            <w:tcMar/>
          </w:tcPr>
          <w:p w:rsidRPr="005C1E9D" w:rsidR="00217CB6" w:rsidP="0026454C" w:rsidRDefault="008E6CB9" w14:paraId="497C37BC" w14:textId="5B04D4F5">
            <w:pPr>
              <w:pStyle w:val="Estandar"/>
              <w:jc w:val="center"/>
              <w:rPr>
                <w:lang w:val="en-GB"/>
              </w:rPr>
            </w:pPr>
            <w:r w:rsidRPr="005C1E9D">
              <w:rPr>
                <w:lang w:val="en-GB"/>
              </w:rPr>
              <w:t>Sections</w:t>
            </w:r>
          </w:p>
        </w:tc>
        <w:tc>
          <w:tcPr>
            <w:tcW w:w="4536" w:type="dxa"/>
            <w:tcBorders>
              <w:top w:val="single" w:color="auto" w:sz="12" w:space="0"/>
              <w:left w:val="single" w:color="auto" w:sz="6" w:space="0"/>
              <w:bottom w:val="single" w:color="auto" w:sz="6" w:space="0"/>
              <w:right w:val="single" w:color="auto" w:sz="6" w:space="0"/>
            </w:tcBorders>
            <w:tcMar/>
          </w:tcPr>
          <w:p w:rsidRPr="005C1E9D" w:rsidR="00217CB6" w:rsidP="0026454C" w:rsidRDefault="00217CB6" w14:paraId="3D72F0A7" w14:textId="1E6D6C63">
            <w:pPr>
              <w:pStyle w:val="Estandar"/>
              <w:jc w:val="center"/>
              <w:rPr>
                <w:lang w:val="en-GB"/>
              </w:rPr>
            </w:pPr>
            <w:r w:rsidRPr="005C1E9D">
              <w:rPr>
                <w:lang w:val="en-GB"/>
              </w:rPr>
              <w:t>Conce</w:t>
            </w:r>
            <w:r w:rsidRPr="005C1E9D" w:rsidR="008F0BA3">
              <w:rPr>
                <w:lang w:val="en-GB"/>
              </w:rPr>
              <w:t>pt</w:t>
            </w:r>
          </w:p>
        </w:tc>
        <w:tc>
          <w:tcPr>
            <w:tcW w:w="2256" w:type="dxa"/>
            <w:tcBorders>
              <w:top w:val="single" w:color="auto" w:sz="12" w:space="0"/>
              <w:left w:val="single" w:color="auto" w:sz="6" w:space="0"/>
              <w:bottom w:val="single" w:color="auto" w:sz="6" w:space="0"/>
            </w:tcBorders>
            <w:tcMar/>
          </w:tcPr>
          <w:p w:rsidRPr="005C1E9D" w:rsidR="00217CB6" w:rsidP="0026454C" w:rsidRDefault="00987788" w14:paraId="7D8709D6" w14:textId="3D5646A9">
            <w:pPr>
              <w:pStyle w:val="Estandar"/>
              <w:jc w:val="center"/>
              <w:rPr>
                <w:lang w:val="en-GB"/>
              </w:rPr>
            </w:pPr>
            <w:r w:rsidRPr="005C1E9D">
              <w:rPr>
                <w:lang w:val="en-GB"/>
              </w:rPr>
              <w:t>State</w:t>
            </w:r>
          </w:p>
        </w:tc>
      </w:tr>
      <w:tr w:rsidRPr="00E622E4" w:rsidR="00954ACE" w:rsidTr="3A36AFD2" w14:paraId="13614E91" w14:textId="77777777">
        <w:trPr>
          <w:trHeight w:val="3402" w:hRule="exact"/>
        </w:trPr>
        <w:tc>
          <w:tcPr>
            <w:tcW w:w="993" w:type="dxa"/>
            <w:tcBorders>
              <w:top w:val="single" w:color="auto" w:sz="6" w:space="0"/>
              <w:bottom w:val="single" w:color="auto" w:sz="12" w:space="0"/>
              <w:right w:val="single" w:color="auto" w:sz="6" w:space="0"/>
            </w:tcBorders>
            <w:tcMar/>
          </w:tcPr>
          <w:p w:rsidRPr="005C1E9D" w:rsidR="00954ACE" w:rsidP="0026454C" w:rsidRDefault="00954ACE" w14:paraId="2093ACC1" w14:textId="20D614CA">
            <w:pPr>
              <w:pStyle w:val="Estilo1"/>
              <w:jc w:val="center"/>
              <w:rPr>
                <w:lang w:val="en-GB"/>
              </w:rPr>
            </w:pPr>
          </w:p>
        </w:tc>
        <w:tc>
          <w:tcPr>
            <w:tcW w:w="1842" w:type="dxa"/>
            <w:tcBorders>
              <w:top w:val="single" w:color="auto" w:sz="6" w:space="0"/>
              <w:left w:val="single" w:color="auto" w:sz="6" w:space="0"/>
              <w:bottom w:val="single" w:color="auto" w:sz="12" w:space="0"/>
              <w:right w:val="single" w:color="auto" w:sz="6" w:space="0"/>
            </w:tcBorders>
            <w:tcMar/>
          </w:tcPr>
          <w:p w:rsidRPr="005C1E9D" w:rsidR="00954ACE" w:rsidP="0026454C" w:rsidRDefault="00954ACE" w14:paraId="5C571BF6" w14:textId="2AED46C9">
            <w:pPr>
              <w:pStyle w:val="Estilo1"/>
              <w:jc w:val="center"/>
              <w:rPr>
                <w:lang w:val="en-GB"/>
              </w:rPr>
            </w:pPr>
          </w:p>
        </w:tc>
        <w:tc>
          <w:tcPr>
            <w:tcW w:w="4536" w:type="dxa"/>
            <w:tcBorders>
              <w:top w:val="single" w:color="auto" w:sz="6" w:space="0"/>
              <w:left w:val="single" w:color="auto" w:sz="6" w:space="0"/>
              <w:bottom w:val="single" w:color="auto" w:sz="12" w:space="0"/>
              <w:right w:val="single" w:color="auto" w:sz="6" w:space="0"/>
            </w:tcBorders>
            <w:tcMar/>
          </w:tcPr>
          <w:p w:rsidRPr="005C1E9D" w:rsidR="00954ACE" w:rsidP="00E622E4" w:rsidRDefault="00954ACE" w14:paraId="14D8A0E2" w14:textId="4FCB8130">
            <w:pPr>
              <w:pStyle w:val="Estilo1"/>
              <w:ind w:left="720"/>
              <w:rPr>
                <w:lang w:val="en-GB"/>
              </w:rPr>
            </w:pPr>
          </w:p>
        </w:tc>
        <w:tc>
          <w:tcPr>
            <w:tcW w:w="2256" w:type="dxa"/>
            <w:tcBorders>
              <w:top w:val="single" w:color="auto" w:sz="6" w:space="0"/>
              <w:left w:val="single" w:color="auto" w:sz="6" w:space="0"/>
              <w:bottom w:val="single" w:color="auto" w:sz="12" w:space="0"/>
            </w:tcBorders>
            <w:tcMar/>
          </w:tcPr>
          <w:p w:rsidRPr="005C1E9D" w:rsidR="00954ACE" w:rsidP="0026454C" w:rsidRDefault="00954ACE" w14:paraId="55A0C2E2" w14:textId="77777777">
            <w:pPr>
              <w:pStyle w:val="Estilo1"/>
              <w:jc w:val="center"/>
              <w:rPr>
                <w:lang w:val="en-GB"/>
              </w:rPr>
            </w:pPr>
          </w:p>
        </w:tc>
      </w:tr>
      <w:tr w:rsidRPr="00E622E4" w:rsidR="00954ACE" w:rsidTr="3A36AFD2" w14:paraId="53E4B254" w14:textId="77777777">
        <w:tc>
          <w:tcPr>
            <w:tcW w:w="9627" w:type="dxa"/>
            <w:gridSpan w:val="4"/>
            <w:tcBorders>
              <w:top w:val="single" w:color="auto" w:sz="12" w:space="0"/>
              <w:left w:val="nil"/>
              <w:bottom w:val="single" w:color="auto" w:sz="12" w:space="0"/>
              <w:right w:val="nil"/>
            </w:tcBorders>
            <w:tcMar/>
          </w:tcPr>
          <w:p w:rsidRPr="005C1E9D" w:rsidR="00954ACE" w:rsidP="0026454C" w:rsidRDefault="00954ACE" w14:paraId="170FCAD3" w14:textId="49663586">
            <w:pPr>
              <w:pStyle w:val="Descrip"/>
              <w:rPr>
                <w:lang w:val="en-GB"/>
              </w:rPr>
            </w:pPr>
            <w:r w:rsidRPr="005C1E9D">
              <w:rPr>
                <w:lang w:val="en-GB"/>
              </w:rPr>
              <w:t>DISTRIBU</w:t>
            </w:r>
            <w:r w:rsidRPr="005C1E9D" w:rsidR="000640D1">
              <w:rPr>
                <w:lang w:val="en-GB"/>
              </w:rPr>
              <w:t>tion</w:t>
            </w:r>
          </w:p>
        </w:tc>
      </w:tr>
      <w:tr w:rsidRPr="00E622E4" w:rsidR="003D2432" w:rsidTr="3A36AFD2" w14:paraId="301073C9" w14:textId="77777777">
        <w:tc>
          <w:tcPr>
            <w:tcW w:w="2835" w:type="dxa"/>
            <w:gridSpan w:val="2"/>
            <w:tcBorders>
              <w:top w:val="single" w:color="auto" w:sz="12" w:space="0"/>
              <w:bottom w:val="single" w:color="auto" w:sz="6" w:space="0"/>
              <w:right w:val="single" w:color="auto" w:sz="6" w:space="0"/>
            </w:tcBorders>
            <w:tcMar/>
            <w:vAlign w:val="center"/>
          </w:tcPr>
          <w:p w:rsidRPr="005C1E9D" w:rsidR="003D2432" w:rsidP="0026454C" w:rsidRDefault="003D2432" w14:paraId="079A2AC5" w14:textId="7CAB3ACC">
            <w:pPr>
              <w:pStyle w:val="Estandar"/>
              <w:jc w:val="center"/>
              <w:rPr>
                <w:lang w:val="en-GB"/>
              </w:rPr>
            </w:pPr>
            <w:r w:rsidRPr="005C1E9D">
              <w:rPr>
                <w:lang w:val="en-GB"/>
              </w:rPr>
              <w:t>Externa</w:t>
            </w:r>
            <w:r w:rsidRPr="005C1E9D" w:rsidR="00987788">
              <w:rPr>
                <w:lang w:val="en-GB"/>
              </w:rPr>
              <w:t>l</w:t>
            </w:r>
          </w:p>
        </w:tc>
        <w:tc>
          <w:tcPr>
            <w:tcW w:w="4536" w:type="dxa"/>
            <w:tcBorders>
              <w:top w:val="single" w:color="auto" w:sz="12" w:space="0"/>
              <w:left w:val="single" w:color="auto" w:sz="6" w:space="0"/>
              <w:bottom w:val="single" w:color="auto" w:sz="6" w:space="0"/>
              <w:right w:val="single" w:color="auto" w:sz="6" w:space="0"/>
            </w:tcBorders>
            <w:tcMar/>
            <w:vAlign w:val="center"/>
          </w:tcPr>
          <w:p w:rsidRPr="005C1E9D" w:rsidR="003D2432" w:rsidP="0026454C" w:rsidRDefault="003D2432" w14:paraId="40676A69" w14:textId="4FFBA835">
            <w:pPr>
              <w:pStyle w:val="Estandar"/>
              <w:jc w:val="center"/>
              <w:rPr>
                <w:lang w:val="en-GB"/>
              </w:rPr>
            </w:pPr>
            <w:r w:rsidRPr="005C1E9D">
              <w:rPr>
                <w:lang w:val="en-GB"/>
              </w:rPr>
              <w:t>Interna</w:t>
            </w:r>
            <w:r w:rsidRPr="005C1E9D" w:rsidR="00987788">
              <w:rPr>
                <w:lang w:val="en-GB"/>
              </w:rPr>
              <w:t>l</w:t>
            </w:r>
          </w:p>
        </w:tc>
        <w:tc>
          <w:tcPr>
            <w:tcW w:w="2256" w:type="dxa"/>
            <w:tcBorders>
              <w:top w:val="single" w:color="auto" w:sz="12" w:space="0"/>
              <w:left w:val="single" w:color="auto" w:sz="6" w:space="0"/>
              <w:bottom w:val="single" w:color="auto" w:sz="6" w:space="0"/>
            </w:tcBorders>
            <w:tcMar/>
            <w:vAlign w:val="center"/>
          </w:tcPr>
          <w:p w:rsidRPr="005C1E9D" w:rsidR="003D2432" w:rsidP="0026454C" w:rsidRDefault="003D2432" w14:paraId="5A6A0361" w14:textId="24F6ED65">
            <w:pPr>
              <w:pStyle w:val="Estandar"/>
              <w:jc w:val="center"/>
              <w:rPr>
                <w:lang w:val="en-GB"/>
              </w:rPr>
            </w:pPr>
            <w:r w:rsidRPr="005C1E9D">
              <w:rPr>
                <w:lang w:val="en-GB"/>
              </w:rPr>
              <w:t>Nº copi</w:t>
            </w:r>
            <w:r w:rsidRPr="005C1E9D" w:rsidR="00987788">
              <w:rPr>
                <w:lang w:val="en-GB"/>
              </w:rPr>
              <w:t>e</w:t>
            </w:r>
            <w:r w:rsidRPr="005C1E9D">
              <w:rPr>
                <w:lang w:val="en-GB"/>
              </w:rPr>
              <w:t>s/S</w:t>
            </w:r>
            <w:r w:rsidRPr="005C1E9D" w:rsidR="00987788">
              <w:rPr>
                <w:lang w:val="en-GB"/>
              </w:rPr>
              <w:t>upport</w:t>
            </w:r>
          </w:p>
        </w:tc>
      </w:tr>
      <w:tr w:rsidR="001F6585" w:rsidTr="3A36AFD2" w14:paraId="7E9F7105" w14:textId="77777777">
        <w:trPr>
          <w:trHeight w:val="2835" w:hRule="exact"/>
        </w:trPr>
        <w:tc>
          <w:tcPr>
            <w:tcW w:w="2835" w:type="dxa"/>
            <w:gridSpan w:val="2"/>
            <w:tcBorders>
              <w:top w:val="nil"/>
              <w:left w:val="single" w:color="auto" w:sz="12" w:space="0"/>
              <w:bottom w:val="single" w:color="auto" w:sz="12" w:space="0"/>
              <w:right w:val="single" w:color="auto" w:sz="6" w:space="0"/>
            </w:tcBorders>
            <w:tcMar/>
          </w:tcPr>
          <w:p w:rsidR="001F6585" w:rsidP="0026454C" w:rsidRDefault="005107FD" w14:paraId="0236ADCE" w14:textId="085AE4A4">
            <w:pPr>
              <w:pStyle w:val="Estilo1"/>
              <w:jc w:val="center"/>
            </w:pPr>
            <w:r w:rsidRPr="005C1E9D">
              <w:rPr>
                <w:lang w:val="en-GB"/>
              </w:rPr>
              <w:t>M</w:t>
            </w:r>
            <w:r w:rsidRPr="00E622E4">
              <w:rPr>
                <w:lang w:val="en-GB"/>
              </w:rPr>
              <w:t>E</w:t>
            </w:r>
            <w:r>
              <w:t>TKA</w:t>
            </w:r>
          </w:p>
        </w:tc>
        <w:tc>
          <w:tcPr>
            <w:tcW w:w="4536" w:type="dxa"/>
            <w:tcBorders>
              <w:top w:val="nil"/>
              <w:left w:val="single" w:color="auto" w:sz="6" w:space="0"/>
              <w:bottom w:val="single" w:color="auto" w:sz="12" w:space="0"/>
              <w:right w:val="single" w:color="auto" w:sz="6" w:space="0"/>
            </w:tcBorders>
            <w:tcMar/>
          </w:tcPr>
          <w:p w:rsidR="001F6585" w:rsidP="00BC0ABB" w:rsidRDefault="00280258" w14:paraId="06B66BC4" w14:textId="770F4194">
            <w:pPr>
              <w:pStyle w:val="Estilo1"/>
              <w:jc w:val="center"/>
            </w:pPr>
            <w:r>
              <w:t>MZH, GGG, RDL,</w:t>
            </w:r>
            <w:r w:rsidR="003D3D4F">
              <w:t xml:space="preserve"> MZZ, ECU, MDT</w:t>
            </w:r>
          </w:p>
        </w:tc>
        <w:tc>
          <w:tcPr>
            <w:tcW w:w="2256" w:type="dxa"/>
            <w:tcBorders>
              <w:top w:val="nil"/>
              <w:left w:val="single" w:color="auto" w:sz="6" w:space="0"/>
              <w:bottom w:val="single" w:color="auto" w:sz="12" w:space="0"/>
              <w:right w:val="single" w:color="auto" w:sz="12" w:space="0"/>
            </w:tcBorders>
            <w:tcMar/>
          </w:tcPr>
          <w:p w:rsidR="001F6585" w:rsidP="3A36AFD2" w:rsidRDefault="005107FD" w14:paraId="1F50ECF7" w14:textId="101C9847">
            <w:pPr>
              <w:pStyle w:val="Estilo1"/>
              <w:jc w:val="center"/>
              <w:rPr>
                <w:lang w:val="es-ES"/>
              </w:rPr>
            </w:pPr>
            <w:r w:rsidRPr="3A36AFD2" w:rsidR="005107FD">
              <w:rPr>
                <w:lang w:val="es-ES"/>
              </w:rPr>
              <w:t>1 /.</w:t>
            </w:r>
            <w:r w:rsidRPr="3A36AFD2" w:rsidR="005107FD">
              <w:rPr>
                <w:lang w:val="es-ES"/>
              </w:rPr>
              <w:t>pdf</w:t>
            </w:r>
          </w:p>
        </w:tc>
      </w:tr>
    </w:tbl>
    <w:p w:rsidR="00DF22C5" w:rsidP="00186AF7" w:rsidRDefault="00DF22C5" w14:paraId="45BFD1B4" w14:textId="77777777">
      <w:pPr>
        <w:sectPr w:rsidR="00DF22C5" w:rsidSect="00186AF7">
          <w:headerReference w:type="default" r:id="rId13"/>
          <w:footerReference w:type="default" r:id="rId14"/>
          <w:pgSz w:w="11906" w:h="16838" w:orient="portrait" w:code="9"/>
          <w:pgMar w:top="567" w:right="851" w:bottom="567" w:left="1418" w:header="567" w:footer="567" w:gutter="0"/>
          <w:cols w:space="708"/>
          <w:docGrid w:linePitch="360"/>
        </w:sectPr>
      </w:pPr>
    </w:p>
    <w:p w:rsidR="00701B4C" w:rsidRDefault="00E92FFB" w14:paraId="1EABA65A" w14:textId="07B4FA37">
      <w:pPr>
        <w:pStyle w:val="TDC1"/>
        <w:tabs>
          <w:tab w:val="right" w:leader="dot" w:pos="9627"/>
        </w:tabs>
        <w:rPr>
          <w:rFonts w:asciiTheme="minorHAnsi" w:hAnsiTheme="minorHAnsi" w:eastAsiaTheme="minorEastAsia"/>
          <w:caps w:val="0"/>
          <w:noProof/>
          <w:sz w:val="22"/>
          <w:lang w:eastAsia="es-ES"/>
        </w:rPr>
      </w:pPr>
      <w:r>
        <w:fldChar w:fldCharType="begin"/>
      </w:r>
      <w:r>
        <w:instrText xml:space="preserve"> TOC \o "1-3" \h \z \t "Anexo;1" </w:instrText>
      </w:r>
      <w:r>
        <w:fldChar w:fldCharType="separate"/>
      </w:r>
      <w:hyperlink w:history="1" w:anchor="_Toc140232930">
        <w:r w:rsidRPr="00E503C8" w:rsidR="00701B4C">
          <w:rPr>
            <w:rStyle w:val="Hipervnculo"/>
            <w:noProof/>
            <w:lang w:val="en-US"/>
          </w:rPr>
          <w:t>1.</w:t>
        </w:r>
        <w:r w:rsidR="00701B4C">
          <w:rPr>
            <w:rFonts w:asciiTheme="minorHAnsi" w:hAnsiTheme="minorHAnsi" w:eastAsiaTheme="minorEastAsia"/>
            <w:caps w:val="0"/>
            <w:noProof/>
            <w:sz w:val="22"/>
            <w:lang w:eastAsia="es-ES"/>
          </w:rPr>
          <w:tab/>
        </w:r>
        <w:r w:rsidRPr="00E503C8" w:rsidR="00701B4C">
          <w:rPr>
            <w:rStyle w:val="Hipervnculo"/>
            <w:noProof/>
            <w:lang w:val="en-US"/>
          </w:rPr>
          <w:t>INTRODUCTION</w:t>
        </w:r>
        <w:r w:rsidR="00701B4C">
          <w:rPr>
            <w:noProof/>
            <w:webHidden/>
          </w:rPr>
          <w:tab/>
        </w:r>
        <w:r w:rsidR="00701B4C">
          <w:rPr>
            <w:noProof/>
            <w:webHidden/>
          </w:rPr>
          <w:fldChar w:fldCharType="begin"/>
        </w:r>
        <w:r w:rsidR="00701B4C">
          <w:rPr>
            <w:noProof/>
            <w:webHidden/>
          </w:rPr>
          <w:instrText xml:space="preserve"> PAGEREF _Toc140232930 \h </w:instrText>
        </w:r>
        <w:r w:rsidR="00701B4C">
          <w:rPr>
            <w:noProof/>
            <w:webHidden/>
          </w:rPr>
        </w:r>
        <w:r w:rsidR="00701B4C">
          <w:rPr>
            <w:noProof/>
            <w:webHidden/>
          </w:rPr>
          <w:fldChar w:fldCharType="separate"/>
        </w:r>
        <w:r w:rsidR="00701B4C">
          <w:rPr>
            <w:noProof/>
            <w:webHidden/>
          </w:rPr>
          <w:t>1-3</w:t>
        </w:r>
        <w:r w:rsidR="00701B4C">
          <w:rPr>
            <w:noProof/>
            <w:webHidden/>
          </w:rPr>
          <w:fldChar w:fldCharType="end"/>
        </w:r>
      </w:hyperlink>
    </w:p>
    <w:p w:rsidR="00701B4C" w:rsidRDefault="00701B4C" w14:paraId="3A199EFE" w14:textId="1D6A55AF">
      <w:pPr>
        <w:pStyle w:val="TDC1"/>
        <w:tabs>
          <w:tab w:val="right" w:leader="dot" w:pos="9627"/>
        </w:tabs>
        <w:rPr>
          <w:rFonts w:asciiTheme="minorHAnsi" w:hAnsiTheme="minorHAnsi" w:eastAsiaTheme="minorEastAsia"/>
          <w:caps w:val="0"/>
          <w:noProof/>
          <w:sz w:val="22"/>
          <w:lang w:eastAsia="es-ES"/>
        </w:rPr>
      </w:pPr>
      <w:hyperlink w:history="1" w:anchor="_Toc140232931">
        <w:r w:rsidRPr="00E503C8">
          <w:rPr>
            <w:rStyle w:val="Hipervnculo"/>
            <w:noProof/>
            <w:lang w:val="en-US"/>
          </w:rPr>
          <w:t>2.</w:t>
        </w:r>
        <w:r>
          <w:rPr>
            <w:rFonts w:asciiTheme="minorHAnsi" w:hAnsiTheme="minorHAnsi" w:eastAsiaTheme="minorEastAsia"/>
            <w:caps w:val="0"/>
            <w:noProof/>
            <w:sz w:val="22"/>
            <w:lang w:eastAsia="es-ES"/>
          </w:rPr>
          <w:tab/>
        </w:r>
        <w:r w:rsidRPr="00E503C8">
          <w:rPr>
            <w:rStyle w:val="Hipervnculo"/>
            <w:noProof/>
            <w:lang w:val="en-US"/>
          </w:rPr>
          <w:t>INVOLVED PARTIES INFORMATION</w:t>
        </w:r>
        <w:r>
          <w:rPr>
            <w:noProof/>
            <w:webHidden/>
          </w:rPr>
          <w:tab/>
        </w:r>
        <w:r>
          <w:rPr>
            <w:noProof/>
            <w:webHidden/>
          </w:rPr>
          <w:fldChar w:fldCharType="begin"/>
        </w:r>
        <w:r>
          <w:rPr>
            <w:noProof/>
            <w:webHidden/>
          </w:rPr>
          <w:instrText xml:space="preserve"> PAGEREF _Toc140232931 \h </w:instrText>
        </w:r>
        <w:r>
          <w:rPr>
            <w:noProof/>
            <w:webHidden/>
          </w:rPr>
        </w:r>
        <w:r>
          <w:rPr>
            <w:noProof/>
            <w:webHidden/>
          </w:rPr>
          <w:fldChar w:fldCharType="separate"/>
        </w:r>
        <w:r>
          <w:rPr>
            <w:noProof/>
            <w:webHidden/>
          </w:rPr>
          <w:t>2-4</w:t>
        </w:r>
        <w:r>
          <w:rPr>
            <w:noProof/>
            <w:webHidden/>
          </w:rPr>
          <w:fldChar w:fldCharType="end"/>
        </w:r>
      </w:hyperlink>
    </w:p>
    <w:p w:rsidR="00701B4C" w:rsidRDefault="00701B4C" w14:paraId="03F53704" w14:textId="242441AD">
      <w:pPr>
        <w:pStyle w:val="TDC1"/>
        <w:tabs>
          <w:tab w:val="right" w:leader="dot" w:pos="9627"/>
        </w:tabs>
        <w:rPr>
          <w:rFonts w:asciiTheme="minorHAnsi" w:hAnsiTheme="minorHAnsi" w:eastAsiaTheme="minorEastAsia"/>
          <w:caps w:val="0"/>
          <w:noProof/>
          <w:sz w:val="22"/>
          <w:lang w:eastAsia="es-ES"/>
        </w:rPr>
      </w:pPr>
      <w:hyperlink w:history="1" w:anchor="_Toc140232932">
        <w:r w:rsidRPr="00E503C8">
          <w:rPr>
            <w:rStyle w:val="Hipervnculo"/>
            <w:noProof/>
            <w:lang w:val="en-US"/>
          </w:rPr>
          <w:t>3.</w:t>
        </w:r>
        <w:r>
          <w:rPr>
            <w:rFonts w:asciiTheme="minorHAnsi" w:hAnsiTheme="minorHAnsi" w:eastAsiaTheme="minorEastAsia"/>
            <w:caps w:val="0"/>
            <w:noProof/>
            <w:sz w:val="22"/>
            <w:lang w:eastAsia="es-ES"/>
          </w:rPr>
          <w:tab/>
        </w:r>
        <w:r w:rsidRPr="00E503C8">
          <w:rPr>
            <w:rStyle w:val="Hipervnculo"/>
            <w:noProof/>
            <w:lang w:val="en-US"/>
          </w:rPr>
          <w:t>SITE AREA INFORMATION</w:t>
        </w:r>
        <w:r>
          <w:rPr>
            <w:noProof/>
            <w:webHidden/>
          </w:rPr>
          <w:tab/>
        </w:r>
        <w:r>
          <w:rPr>
            <w:noProof/>
            <w:webHidden/>
          </w:rPr>
          <w:fldChar w:fldCharType="begin"/>
        </w:r>
        <w:r>
          <w:rPr>
            <w:noProof/>
            <w:webHidden/>
          </w:rPr>
          <w:instrText xml:space="preserve"> PAGEREF _Toc140232932 \h </w:instrText>
        </w:r>
        <w:r>
          <w:rPr>
            <w:noProof/>
            <w:webHidden/>
          </w:rPr>
        </w:r>
        <w:r>
          <w:rPr>
            <w:noProof/>
            <w:webHidden/>
          </w:rPr>
          <w:fldChar w:fldCharType="separate"/>
        </w:r>
        <w:r>
          <w:rPr>
            <w:noProof/>
            <w:webHidden/>
          </w:rPr>
          <w:t>3-5</w:t>
        </w:r>
        <w:r>
          <w:rPr>
            <w:noProof/>
            <w:webHidden/>
          </w:rPr>
          <w:fldChar w:fldCharType="end"/>
        </w:r>
      </w:hyperlink>
    </w:p>
    <w:p w:rsidR="00701B4C" w:rsidRDefault="00701B4C" w14:paraId="714C4587" w14:textId="40230245">
      <w:pPr>
        <w:pStyle w:val="TDC2"/>
        <w:tabs>
          <w:tab w:val="left" w:pos="1418"/>
          <w:tab w:val="right" w:leader="dot" w:pos="9627"/>
        </w:tabs>
        <w:rPr>
          <w:rFonts w:asciiTheme="minorHAnsi" w:hAnsiTheme="minorHAnsi" w:eastAsiaTheme="minorEastAsia"/>
          <w:caps w:val="0"/>
          <w:noProof/>
          <w:lang w:eastAsia="es-ES"/>
        </w:rPr>
      </w:pPr>
      <w:hyperlink w:history="1" w:anchor="_Toc140232933">
        <w:r w:rsidRPr="00E503C8">
          <w:rPr>
            <w:rStyle w:val="Hipervnculo"/>
            <w:noProof/>
            <w:lang w:val="en-GB"/>
          </w:rPr>
          <w:t>3.1</w:t>
        </w:r>
        <w:r>
          <w:rPr>
            <w:rFonts w:asciiTheme="minorHAnsi" w:hAnsiTheme="minorHAnsi" w:eastAsiaTheme="minorEastAsia"/>
            <w:caps w:val="0"/>
            <w:noProof/>
            <w:lang w:eastAsia="es-ES"/>
          </w:rPr>
          <w:tab/>
        </w:r>
        <w:r w:rsidRPr="00E503C8">
          <w:rPr>
            <w:rStyle w:val="Hipervnculo"/>
            <w:noProof/>
            <w:lang w:val="en-US"/>
          </w:rPr>
          <w:t>SITE LOCATION</w:t>
        </w:r>
        <w:r>
          <w:rPr>
            <w:noProof/>
            <w:webHidden/>
          </w:rPr>
          <w:tab/>
        </w:r>
        <w:r>
          <w:rPr>
            <w:noProof/>
            <w:webHidden/>
          </w:rPr>
          <w:fldChar w:fldCharType="begin"/>
        </w:r>
        <w:r>
          <w:rPr>
            <w:noProof/>
            <w:webHidden/>
          </w:rPr>
          <w:instrText xml:space="preserve"> PAGEREF _Toc140232933 \h </w:instrText>
        </w:r>
        <w:r>
          <w:rPr>
            <w:noProof/>
            <w:webHidden/>
          </w:rPr>
        </w:r>
        <w:r>
          <w:rPr>
            <w:noProof/>
            <w:webHidden/>
          </w:rPr>
          <w:fldChar w:fldCharType="separate"/>
        </w:r>
        <w:r>
          <w:rPr>
            <w:noProof/>
            <w:webHidden/>
          </w:rPr>
          <w:t>3-5</w:t>
        </w:r>
        <w:r>
          <w:rPr>
            <w:noProof/>
            <w:webHidden/>
          </w:rPr>
          <w:fldChar w:fldCharType="end"/>
        </w:r>
      </w:hyperlink>
    </w:p>
    <w:p w:rsidR="00701B4C" w:rsidRDefault="00701B4C" w14:paraId="16144B46" w14:textId="7D967A51">
      <w:pPr>
        <w:pStyle w:val="TDC2"/>
        <w:tabs>
          <w:tab w:val="left" w:pos="1418"/>
          <w:tab w:val="right" w:leader="dot" w:pos="9627"/>
        </w:tabs>
        <w:rPr>
          <w:rFonts w:asciiTheme="minorHAnsi" w:hAnsiTheme="minorHAnsi" w:eastAsiaTheme="minorEastAsia"/>
          <w:caps w:val="0"/>
          <w:noProof/>
          <w:lang w:eastAsia="es-ES"/>
        </w:rPr>
      </w:pPr>
      <w:hyperlink w:history="1" w:anchor="_Toc140232934">
        <w:r w:rsidRPr="00E503C8">
          <w:rPr>
            <w:rStyle w:val="Hipervnculo"/>
            <w:noProof/>
            <w:lang w:val="en-GB"/>
          </w:rPr>
          <w:t>3.2</w:t>
        </w:r>
        <w:r>
          <w:rPr>
            <w:rFonts w:asciiTheme="minorHAnsi" w:hAnsiTheme="minorHAnsi" w:eastAsiaTheme="minorEastAsia"/>
            <w:caps w:val="0"/>
            <w:noProof/>
            <w:lang w:eastAsia="es-ES"/>
          </w:rPr>
          <w:tab/>
        </w:r>
        <w:r w:rsidRPr="00E503C8">
          <w:rPr>
            <w:rStyle w:val="Hipervnculo"/>
            <w:noProof/>
            <w:lang w:val="en-GB"/>
          </w:rPr>
          <w:t>SITE ACCESS</w:t>
        </w:r>
        <w:r>
          <w:rPr>
            <w:noProof/>
            <w:webHidden/>
          </w:rPr>
          <w:tab/>
        </w:r>
        <w:r>
          <w:rPr>
            <w:noProof/>
            <w:webHidden/>
          </w:rPr>
          <w:fldChar w:fldCharType="begin"/>
        </w:r>
        <w:r>
          <w:rPr>
            <w:noProof/>
            <w:webHidden/>
          </w:rPr>
          <w:instrText xml:space="preserve"> PAGEREF _Toc140232934 \h </w:instrText>
        </w:r>
        <w:r>
          <w:rPr>
            <w:noProof/>
            <w:webHidden/>
          </w:rPr>
        </w:r>
        <w:r>
          <w:rPr>
            <w:noProof/>
            <w:webHidden/>
          </w:rPr>
          <w:fldChar w:fldCharType="separate"/>
        </w:r>
        <w:r>
          <w:rPr>
            <w:noProof/>
            <w:webHidden/>
          </w:rPr>
          <w:t>3-5</w:t>
        </w:r>
        <w:r>
          <w:rPr>
            <w:noProof/>
            <w:webHidden/>
          </w:rPr>
          <w:fldChar w:fldCharType="end"/>
        </w:r>
      </w:hyperlink>
    </w:p>
    <w:p w:rsidR="00701B4C" w:rsidRDefault="00701B4C" w14:paraId="23988064" w14:textId="37C8BA62">
      <w:pPr>
        <w:pStyle w:val="TDC2"/>
        <w:tabs>
          <w:tab w:val="left" w:pos="1418"/>
          <w:tab w:val="right" w:leader="dot" w:pos="9627"/>
        </w:tabs>
        <w:rPr>
          <w:rFonts w:asciiTheme="minorHAnsi" w:hAnsiTheme="minorHAnsi" w:eastAsiaTheme="minorEastAsia"/>
          <w:caps w:val="0"/>
          <w:noProof/>
          <w:lang w:eastAsia="es-ES"/>
        </w:rPr>
      </w:pPr>
      <w:hyperlink w:history="1" w:anchor="_Toc140232935">
        <w:r w:rsidRPr="00E503C8">
          <w:rPr>
            <w:rStyle w:val="Hipervnculo"/>
            <w:noProof/>
            <w:lang w:val="en-GB"/>
          </w:rPr>
          <w:t>3.3</w:t>
        </w:r>
        <w:r>
          <w:rPr>
            <w:rFonts w:asciiTheme="minorHAnsi" w:hAnsiTheme="minorHAnsi" w:eastAsiaTheme="minorEastAsia"/>
            <w:caps w:val="0"/>
            <w:noProof/>
            <w:lang w:eastAsia="es-ES"/>
          </w:rPr>
          <w:tab/>
        </w:r>
        <w:r w:rsidRPr="00E503C8">
          <w:rPr>
            <w:rStyle w:val="Hipervnculo"/>
            <w:noProof/>
            <w:lang w:val="en-US"/>
          </w:rPr>
          <w:t>CLIMATE CONDITIONS</w:t>
        </w:r>
        <w:r>
          <w:rPr>
            <w:noProof/>
            <w:webHidden/>
          </w:rPr>
          <w:tab/>
        </w:r>
        <w:r>
          <w:rPr>
            <w:noProof/>
            <w:webHidden/>
          </w:rPr>
          <w:fldChar w:fldCharType="begin"/>
        </w:r>
        <w:r>
          <w:rPr>
            <w:noProof/>
            <w:webHidden/>
          </w:rPr>
          <w:instrText xml:space="preserve"> PAGEREF _Toc140232935 \h </w:instrText>
        </w:r>
        <w:r>
          <w:rPr>
            <w:noProof/>
            <w:webHidden/>
          </w:rPr>
        </w:r>
        <w:r>
          <w:rPr>
            <w:noProof/>
            <w:webHidden/>
          </w:rPr>
          <w:fldChar w:fldCharType="separate"/>
        </w:r>
        <w:r>
          <w:rPr>
            <w:noProof/>
            <w:webHidden/>
          </w:rPr>
          <w:t>3-6</w:t>
        </w:r>
        <w:r>
          <w:rPr>
            <w:noProof/>
            <w:webHidden/>
          </w:rPr>
          <w:fldChar w:fldCharType="end"/>
        </w:r>
      </w:hyperlink>
    </w:p>
    <w:p w:rsidR="00701B4C" w:rsidRDefault="00701B4C" w14:paraId="2C824C81" w14:textId="133E3C6B">
      <w:pPr>
        <w:pStyle w:val="TDC2"/>
        <w:tabs>
          <w:tab w:val="left" w:pos="1418"/>
          <w:tab w:val="right" w:leader="dot" w:pos="9627"/>
        </w:tabs>
        <w:rPr>
          <w:rFonts w:asciiTheme="minorHAnsi" w:hAnsiTheme="minorHAnsi" w:eastAsiaTheme="minorEastAsia"/>
          <w:caps w:val="0"/>
          <w:noProof/>
          <w:lang w:eastAsia="es-ES"/>
        </w:rPr>
      </w:pPr>
      <w:hyperlink w:history="1" w:anchor="_Toc140232936">
        <w:r w:rsidRPr="00E503C8">
          <w:rPr>
            <w:rStyle w:val="Hipervnculo"/>
            <w:noProof/>
            <w:lang w:val="en-GB"/>
          </w:rPr>
          <w:t>3.4</w:t>
        </w:r>
        <w:r>
          <w:rPr>
            <w:rFonts w:asciiTheme="minorHAnsi" w:hAnsiTheme="minorHAnsi" w:eastAsiaTheme="minorEastAsia"/>
            <w:caps w:val="0"/>
            <w:noProof/>
            <w:lang w:eastAsia="es-ES"/>
          </w:rPr>
          <w:tab/>
        </w:r>
        <w:r w:rsidRPr="00E503C8">
          <w:rPr>
            <w:rStyle w:val="Hipervnculo"/>
            <w:noProof/>
            <w:lang w:val="en-US"/>
          </w:rPr>
          <w:t>SOIL CONDITIONS</w:t>
        </w:r>
        <w:r>
          <w:rPr>
            <w:noProof/>
            <w:webHidden/>
          </w:rPr>
          <w:tab/>
        </w:r>
        <w:r>
          <w:rPr>
            <w:noProof/>
            <w:webHidden/>
          </w:rPr>
          <w:fldChar w:fldCharType="begin"/>
        </w:r>
        <w:r>
          <w:rPr>
            <w:noProof/>
            <w:webHidden/>
          </w:rPr>
          <w:instrText xml:space="preserve"> PAGEREF _Toc140232936 \h </w:instrText>
        </w:r>
        <w:r>
          <w:rPr>
            <w:noProof/>
            <w:webHidden/>
          </w:rPr>
        </w:r>
        <w:r>
          <w:rPr>
            <w:noProof/>
            <w:webHidden/>
          </w:rPr>
          <w:fldChar w:fldCharType="separate"/>
        </w:r>
        <w:r>
          <w:rPr>
            <w:noProof/>
            <w:webHidden/>
          </w:rPr>
          <w:t>3-6</w:t>
        </w:r>
        <w:r>
          <w:rPr>
            <w:noProof/>
            <w:webHidden/>
          </w:rPr>
          <w:fldChar w:fldCharType="end"/>
        </w:r>
      </w:hyperlink>
    </w:p>
    <w:p w:rsidR="00701B4C" w:rsidRDefault="00701B4C" w14:paraId="1DBDB1FA" w14:textId="78397AD1">
      <w:pPr>
        <w:pStyle w:val="TDC1"/>
        <w:tabs>
          <w:tab w:val="right" w:leader="dot" w:pos="9627"/>
        </w:tabs>
        <w:rPr>
          <w:rFonts w:asciiTheme="minorHAnsi" w:hAnsiTheme="minorHAnsi" w:eastAsiaTheme="minorEastAsia"/>
          <w:caps w:val="0"/>
          <w:noProof/>
          <w:sz w:val="22"/>
          <w:lang w:eastAsia="es-ES"/>
        </w:rPr>
      </w:pPr>
      <w:hyperlink w:history="1" w:anchor="_Toc140232937">
        <w:r w:rsidRPr="00E503C8">
          <w:rPr>
            <w:rStyle w:val="Hipervnculo"/>
            <w:noProof/>
            <w:lang w:val="en-US"/>
          </w:rPr>
          <w:t>4.</w:t>
        </w:r>
        <w:r>
          <w:rPr>
            <w:rFonts w:asciiTheme="minorHAnsi" w:hAnsiTheme="minorHAnsi" w:eastAsiaTheme="minorEastAsia"/>
            <w:caps w:val="0"/>
            <w:noProof/>
            <w:sz w:val="22"/>
            <w:lang w:eastAsia="es-ES"/>
          </w:rPr>
          <w:tab/>
        </w:r>
        <w:r w:rsidRPr="00E503C8">
          <w:rPr>
            <w:rStyle w:val="Hipervnculo"/>
            <w:noProof/>
            <w:lang w:val="en-US"/>
          </w:rPr>
          <w:t>SYSTEM CONFIGURATION</w:t>
        </w:r>
        <w:r>
          <w:rPr>
            <w:noProof/>
            <w:webHidden/>
          </w:rPr>
          <w:tab/>
        </w:r>
        <w:r>
          <w:rPr>
            <w:noProof/>
            <w:webHidden/>
          </w:rPr>
          <w:fldChar w:fldCharType="begin"/>
        </w:r>
        <w:r>
          <w:rPr>
            <w:noProof/>
            <w:webHidden/>
          </w:rPr>
          <w:instrText xml:space="preserve"> PAGEREF _Toc140232937 \h </w:instrText>
        </w:r>
        <w:r>
          <w:rPr>
            <w:noProof/>
            <w:webHidden/>
          </w:rPr>
        </w:r>
        <w:r>
          <w:rPr>
            <w:noProof/>
            <w:webHidden/>
          </w:rPr>
          <w:fldChar w:fldCharType="separate"/>
        </w:r>
        <w:r>
          <w:rPr>
            <w:noProof/>
            <w:webHidden/>
          </w:rPr>
          <w:t>4-7</w:t>
        </w:r>
        <w:r>
          <w:rPr>
            <w:noProof/>
            <w:webHidden/>
          </w:rPr>
          <w:fldChar w:fldCharType="end"/>
        </w:r>
      </w:hyperlink>
    </w:p>
    <w:p w:rsidR="00701B4C" w:rsidRDefault="00701B4C" w14:paraId="116197BE" w14:textId="6B932D23">
      <w:pPr>
        <w:pStyle w:val="TDC2"/>
        <w:tabs>
          <w:tab w:val="left" w:pos="1418"/>
          <w:tab w:val="right" w:leader="dot" w:pos="9627"/>
        </w:tabs>
        <w:rPr>
          <w:rFonts w:asciiTheme="minorHAnsi" w:hAnsiTheme="minorHAnsi" w:eastAsiaTheme="minorEastAsia"/>
          <w:caps w:val="0"/>
          <w:noProof/>
          <w:lang w:eastAsia="es-ES"/>
        </w:rPr>
      </w:pPr>
      <w:hyperlink w:history="1" w:anchor="_Toc140232938">
        <w:r w:rsidRPr="00E503C8">
          <w:rPr>
            <w:rStyle w:val="Hipervnculo"/>
            <w:noProof/>
            <w:lang w:val="en-GB"/>
          </w:rPr>
          <w:t>4.1</w:t>
        </w:r>
        <w:r>
          <w:rPr>
            <w:rFonts w:asciiTheme="minorHAnsi" w:hAnsiTheme="minorHAnsi" w:eastAsiaTheme="minorEastAsia"/>
            <w:caps w:val="0"/>
            <w:noProof/>
            <w:lang w:eastAsia="es-ES"/>
          </w:rPr>
          <w:tab/>
        </w:r>
        <w:r w:rsidRPr="00E503C8">
          <w:rPr>
            <w:rStyle w:val="Hipervnculo"/>
            <w:noProof/>
            <w:lang w:val="en-US"/>
          </w:rPr>
          <w:t>BASIC DESIGN</w:t>
        </w:r>
        <w:r>
          <w:rPr>
            <w:noProof/>
            <w:webHidden/>
          </w:rPr>
          <w:tab/>
        </w:r>
        <w:r>
          <w:rPr>
            <w:noProof/>
            <w:webHidden/>
          </w:rPr>
          <w:fldChar w:fldCharType="begin"/>
        </w:r>
        <w:r>
          <w:rPr>
            <w:noProof/>
            <w:webHidden/>
          </w:rPr>
          <w:instrText xml:space="preserve"> PAGEREF _Toc140232938 \h </w:instrText>
        </w:r>
        <w:r>
          <w:rPr>
            <w:noProof/>
            <w:webHidden/>
          </w:rPr>
        </w:r>
        <w:r>
          <w:rPr>
            <w:noProof/>
            <w:webHidden/>
          </w:rPr>
          <w:fldChar w:fldCharType="separate"/>
        </w:r>
        <w:r>
          <w:rPr>
            <w:noProof/>
            <w:webHidden/>
          </w:rPr>
          <w:t>4-7</w:t>
        </w:r>
        <w:r>
          <w:rPr>
            <w:noProof/>
            <w:webHidden/>
          </w:rPr>
          <w:fldChar w:fldCharType="end"/>
        </w:r>
      </w:hyperlink>
    </w:p>
    <w:p w:rsidR="00701B4C" w:rsidRDefault="00701B4C" w14:paraId="68071848" w14:textId="6546C019">
      <w:pPr>
        <w:pStyle w:val="TDC2"/>
        <w:tabs>
          <w:tab w:val="left" w:pos="1418"/>
          <w:tab w:val="right" w:leader="dot" w:pos="9627"/>
        </w:tabs>
        <w:rPr>
          <w:rFonts w:asciiTheme="minorHAnsi" w:hAnsiTheme="minorHAnsi" w:eastAsiaTheme="minorEastAsia"/>
          <w:caps w:val="0"/>
          <w:noProof/>
          <w:lang w:eastAsia="es-ES"/>
        </w:rPr>
      </w:pPr>
      <w:hyperlink w:history="1" w:anchor="_Toc140232939">
        <w:r w:rsidRPr="00E503C8">
          <w:rPr>
            <w:rStyle w:val="Hipervnculo"/>
            <w:noProof/>
            <w:lang w:val="en-GB"/>
          </w:rPr>
          <w:t>4.2</w:t>
        </w:r>
        <w:r>
          <w:rPr>
            <w:rFonts w:asciiTheme="minorHAnsi" w:hAnsiTheme="minorHAnsi" w:eastAsiaTheme="minorEastAsia"/>
            <w:caps w:val="0"/>
            <w:noProof/>
            <w:lang w:eastAsia="es-ES"/>
          </w:rPr>
          <w:tab/>
        </w:r>
        <w:r w:rsidRPr="00E503C8">
          <w:rPr>
            <w:rStyle w:val="Hipervnculo"/>
            <w:noProof/>
            <w:lang w:val="en-US"/>
          </w:rPr>
          <w:t>STRING VOLTAGE AND CURRENT SIZING</w:t>
        </w:r>
        <w:r>
          <w:rPr>
            <w:noProof/>
            <w:webHidden/>
          </w:rPr>
          <w:tab/>
        </w:r>
        <w:r>
          <w:rPr>
            <w:noProof/>
            <w:webHidden/>
          </w:rPr>
          <w:fldChar w:fldCharType="begin"/>
        </w:r>
        <w:r>
          <w:rPr>
            <w:noProof/>
            <w:webHidden/>
          </w:rPr>
          <w:instrText xml:space="preserve"> PAGEREF _Toc140232939 \h </w:instrText>
        </w:r>
        <w:r>
          <w:rPr>
            <w:noProof/>
            <w:webHidden/>
          </w:rPr>
        </w:r>
        <w:r>
          <w:rPr>
            <w:noProof/>
            <w:webHidden/>
          </w:rPr>
          <w:fldChar w:fldCharType="separate"/>
        </w:r>
        <w:r>
          <w:rPr>
            <w:noProof/>
            <w:webHidden/>
          </w:rPr>
          <w:t>4-7</w:t>
        </w:r>
        <w:r>
          <w:rPr>
            <w:noProof/>
            <w:webHidden/>
          </w:rPr>
          <w:fldChar w:fldCharType="end"/>
        </w:r>
      </w:hyperlink>
    </w:p>
    <w:p w:rsidR="00701B4C" w:rsidRDefault="00701B4C" w14:paraId="733B6E33" w14:textId="35DCE599">
      <w:pPr>
        <w:pStyle w:val="TDC2"/>
        <w:tabs>
          <w:tab w:val="left" w:pos="1418"/>
          <w:tab w:val="right" w:leader="dot" w:pos="9627"/>
        </w:tabs>
        <w:rPr>
          <w:rFonts w:asciiTheme="minorHAnsi" w:hAnsiTheme="minorHAnsi" w:eastAsiaTheme="minorEastAsia"/>
          <w:caps w:val="0"/>
          <w:noProof/>
          <w:lang w:eastAsia="es-ES"/>
        </w:rPr>
      </w:pPr>
      <w:hyperlink w:history="1" w:anchor="_Toc140232940">
        <w:r w:rsidRPr="00E503C8">
          <w:rPr>
            <w:rStyle w:val="Hipervnculo"/>
            <w:noProof/>
            <w:lang w:val="en-GB"/>
          </w:rPr>
          <w:t>4.3</w:t>
        </w:r>
        <w:r>
          <w:rPr>
            <w:rFonts w:asciiTheme="minorHAnsi" w:hAnsiTheme="minorHAnsi" w:eastAsiaTheme="minorEastAsia"/>
            <w:caps w:val="0"/>
            <w:noProof/>
            <w:lang w:eastAsia="es-ES"/>
          </w:rPr>
          <w:tab/>
        </w:r>
        <w:r w:rsidRPr="00E503C8">
          <w:rPr>
            <w:rStyle w:val="Hipervnculo"/>
            <w:noProof/>
            <w:lang w:val="en-US"/>
          </w:rPr>
          <w:t>MPPT SIZING</w:t>
        </w:r>
        <w:r>
          <w:rPr>
            <w:noProof/>
            <w:webHidden/>
          </w:rPr>
          <w:tab/>
        </w:r>
        <w:r>
          <w:rPr>
            <w:noProof/>
            <w:webHidden/>
          </w:rPr>
          <w:fldChar w:fldCharType="begin"/>
        </w:r>
        <w:r>
          <w:rPr>
            <w:noProof/>
            <w:webHidden/>
          </w:rPr>
          <w:instrText xml:space="preserve"> PAGEREF _Toc140232940 \h </w:instrText>
        </w:r>
        <w:r>
          <w:rPr>
            <w:noProof/>
            <w:webHidden/>
          </w:rPr>
        </w:r>
        <w:r>
          <w:rPr>
            <w:noProof/>
            <w:webHidden/>
          </w:rPr>
          <w:fldChar w:fldCharType="separate"/>
        </w:r>
        <w:r>
          <w:rPr>
            <w:noProof/>
            <w:webHidden/>
          </w:rPr>
          <w:t>4-8</w:t>
        </w:r>
        <w:r>
          <w:rPr>
            <w:noProof/>
            <w:webHidden/>
          </w:rPr>
          <w:fldChar w:fldCharType="end"/>
        </w:r>
      </w:hyperlink>
    </w:p>
    <w:p w:rsidR="00701B4C" w:rsidRDefault="00701B4C" w14:paraId="49FF97E2" w14:textId="3AD6FC08">
      <w:pPr>
        <w:pStyle w:val="TDC2"/>
        <w:tabs>
          <w:tab w:val="left" w:pos="1418"/>
          <w:tab w:val="right" w:leader="dot" w:pos="9627"/>
        </w:tabs>
        <w:rPr>
          <w:rFonts w:asciiTheme="minorHAnsi" w:hAnsiTheme="minorHAnsi" w:eastAsiaTheme="minorEastAsia"/>
          <w:caps w:val="0"/>
          <w:noProof/>
          <w:lang w:eastAsia="es-ES"/>
        </w:rPr>
      </w:pPr>
      <w:hyperlink w:history="1" w:anchor="_Toc140232941">
        <w:r w:rsidRPr="00E503C8">
          <w:rPr>
            <w:rStyle w:val="Hipervnculo"/>
            <w:noProof/>
            <w:lang w:val="en-GB"/>
          </w:rPr>
          <w:t>4.4</w:t>
        </w:r>
        <w:r>
          <w:rPr>
            <w:rFonts w:asciiTheme="minorHAnsi" w:hAnsiTheme="minorHAnsi" w:eastAsiaTheme="minorEastAsia"/>
            <w:caps w:val="0"/>
            <w:noProof/>
            <w:lang w:eastAsia="es-ES"/>
          </w:rPr>
          <w:tab/>
        </w:r>
        <w:r w:rsidRPr="00E503C8">
          <w:rPr>
            <w:rStyle w:val="Hipervnculo"/>
            <w:noProof/>
            <w:lang w:val="en-US"/>
          </w:rPr>
          <w:t>DC/AC RATIO</w:t>
        </w:r>
        <w:r>
          <w:rPr>
            <w:noProof/>
            <w:webHidden/>
          </w:rPr>
          <w:tab/>
        </w:r>
        <w:r>
          <w:rPr>
            <w:noProof/>
            <w:webHidden/>
          </w:rPr>
          <w:fldChar w:fldCharType="begin"/>
        </w:r>
        <w:r>
          <w:rPr>
            <w:noProof/>
            <w:webHidden/>
          </w:rPr>
          <w:instrText xml:space="preserve"> PAGEREF _Toc140232941 \h </w:instrText>
        </w:r>
        <w:r>
          <w:rPr>
            <w:noProof/>
            <w:webHidden/>
          </w:rPr>
        </w:r>
        <w:r>
          <w:rPr>
            <w:noProof/>
            <w:webHidden/>
          </w:rPr>
          <w:fldChar w:fldCharType="separate"/>
        </w:r>
        <w:r>
          <w:rPr>
            <w:noProof/>
            <w:webHidden/>
          </w:rPr>
          <w:t>4-9</w:t>
        </w:r>
        <w:r>
          <w:rPr>
            <w:noProof/>
            <w:webHidden/>
          </w:rPr>
          <w:fldChar w:fldCharType="end"/>
        </w:r>
      </w:hyperlink>
    </w:p>
    <w:p w:rsidR="00701B4C" w:rsidRDefault="00701B4C" w14:paraId="6D728E98" w14:textId="12AB48DA">
      <w:pPr>
        <w:pStyle w:val="TDC2"/>
        <w:tabs>
          <w:tab w:val="left" w:pos="1418"/>
          <w:tab w:val="right" w:leader="dot" w:pos="9627"/>
        </w:tabs>
        <w:rPr>
          <w:rFonts w:asciiTheme="minorHAnsi" w:hAnsiTheme="minorHAnsi" w:eastAsiaTheme="minorEastAsia"/>
          <w:caps w:val="0"/>
          <w:noProof/>
          <w:lang w:eastAsia="es-ES"/>
        </w:rPr>
      </w:pPr>
      <w:hyperlink w:history="1" w:anchor="_Toc140232942">
        <w:r w:rsidRPr="00E503C8">
          <w:rPr>
            <w:rStyle w:val="Hipervnculo"/>
            <w:noProof/>
            <w:lang w:val="en-GB"/>
          </w:rPr>
          <w:t>4.5</w:t>
        </w:r>
        <w:r>
          <w:rPr>
            <w:rFonts w:asciiTheme="minorHAnsi" w:hAnsiTheme="minorHAnsi" w:eastAsiaTheme="minorEastAsia"/>
            <w:caps w:val="0"/>
            <w:noProof/>
            <w:lang w:eastAsia="es-ES"/>
          </w:rPr>
          <w:tab/>
        </w:r>
        <w:r w:rsidRPr="00E503C8">
          <w:rPr>
            <w:rStyle w:val="Hipervnculo"/>
            <w:noProof/>
            <w:lang w:val="en-US"/>
          </w:rPr>
          <w:t>CONFIGURATION</w:t>
        </w:r>
        <w:r>
          <w:rPr>
            <w:noProof/>
            <w:webHidden/>
          </w:rPr>
          <w:tab/>
        </w:r>
        <w:r>
          <w:rPr>
            <w:noProof/>
            <w:webHidden/>
          </w:rPr>
          <w:fldChar w:fldCharType="begin"/>
        </w:r>
        <w:r>
          <w:rPr>
            <w:noProof/>
            <w:webHidden/>
          </w:rPr>
          <w:instrText xml:space="preserve"> PAGEREF _Toc140232942 \h </w:instrText>
        </w:r>
        <w:r>
          <w:rPr>
            <w:noProof/>
            <w:webHidden/>
          </w:rPr>
        </w:r>
        <w:r>
          <w:rPr>
            <w:noProof/>
            <w:webHidden/>
          </w:rPr>
          <w:fldChar w:fldCharType="separate"/>
        </w:r>
        <w:r>
          <w:rPr>
            <w:noProof/>
            <w:webHidden/>
          </w:rPr>
          <w:t>4-9</w:t>
        </w:r>
        <w:r>
          <w:rPr>
            <w:noProof/>
            <w:webHidden/>
          </w:rPr>
          <w:fldChar w:fldCharType="end"/>
        </w:r>
      </w:hyperlink>
    </w:p>
    <w:p w:rsidR="00701B4C" w:rsidRDefault="00701B4C" w14:paraId="5ED540B9" w14:textId="45A74540">
      <w:pPr>
        <w:pStyle w:val="TDC1"/>
        <w:tabs>
          <w:tab w:val="right" w:leader="dot" w:pos="9627"/>
        </w:tabs>
        <w:rPr>
          <w:rFonts w:asciiTheme="minorHAnsi" w:hAnsiTheme="minorHAnsi" w:eastAsiaTheme="minorEastAsia"/>
          <w:caps w:val="0"/>
          <w:noProof/>
          <w:sz w:val="22"/>
          <w:lang w:eastAsia="es-ES"/>
        </w:rPr>
      </w:pPr>
      <w:hyperlink w:history="1" w:anchor="_Toc140232943">
        <w:r w:rsidRPr="00E503C8">
          <w:rPr>
            <w:rStyle w:val="Hipervnculo"/>
            <w:noProof/>
            <w:lang w:val="en-US"/>
          </w:rPr>
          <w:t>5.</w:t>
        </w:r>
        <w:r>
          <w:rPr>
            <w:rFonts w:asciiTheme="minorHAnsi" w:hAnsiTheme="minorHAnsi" w:eastAsiaTheme="minorEastAsia"/>
            <w:caps w:val="0"/>
            <w:noProof/>
            <w:sz w:val="22"/>
            <w:lang w:eastAsia="es-ES"/>
          </w:rPr>
          <w:tab/>
        </w:r>
        <w:r w:rsidRPr="00E503C8">
          <w:rPr>
            <w:rStyle w:val="Hipervnculo"/>
            <w:noProof/>
            <w:lang w:val="en-US"/>
          </w:rPr>
          <w:t>PV PLANT CHARACTERISTICS</w:t>
        </w:r>
        <w:r>
          <w:rPr>
            <w:noProof/>
            <w:webHidden/>
          </w:rPr>
          <w:tab/>
        </w:r>
        <w:r>
          <w:rPr>
            <w:noProof/>
            <w:webHidden/>
          </w:rPr>
          <w:fldChar w:fldCharType="begin"/>
        </w:r>
        <w:r>
          <w:rPr>
            <w:noProof/>
            <w:webHidden/>
          </w:rPr>
          <w:instrText xml:space="preserve"> PAGEREF _Toc140232943 \h </w:instrText>
        </w:r>
        <w:r>
          <w:rPr>
            <w:noProof/>
            <w:webHidden/>
          </w:rPr>
        </w:r>
        <w:r>
          <w:rPr>
            <w:noProof/>
            <w:webHidden/>
          </w:rPr>
          <w:fldChar w:fldCharType="separate"/>
        </w:r>
        <w:r>
          <w:rPr>
            <w:noProof/>
            <w:webHidden/>
          </w:rPr>
          <w:t>5-12</w:t>
        </w:r>
        <w:r>
          <w:rPr>
            <w:noProof/>
            <w:webHidden/>
          </w:rPr>
          <w:fldChar w:fldCharType="end"/>
        </w:r>
      </w:hyperlink>
    </w:p>
    <w:p w:rsidR="00701B4C" w:rsidRDefault="00701B4C" w14:paraId="3620DB70" w14:textId="35DE0A4B">
      <w:pPr>
        <w:pStyle w:val="TDC2"/>
        <w:tabs>
          <w:tab w:val="left" w:pos="1418"/>
          <w:tab w:val="right" w:leader="dot" w:pos="9627"/>
        </w:tabs>
        <w:rPr>
          <w:rFonts w:asciiTheme="minorHAnsi" w:hAnsiTheme="minorHAnsi" w:eastAsiaTheme="minorEastAsia"/>
          <w:caps w:val="0"/>
          <w:noProof/>
          <w:lang w:eastAsia="es-ES"/>
        </w:rPr>
      </w:pPr>
      <w:hyperlink w:history="1" w:anchor="_Toc140232944">
        <w:r w:rsidRPr="00E503C8">
          <w:rPr>
            <w:rStyle w:val="Hipervnculo"/>
            <w:noProof/>
            <w:lang w:val="en-GB"/>
          </w:rPr>
          <w:t>5.1</w:t>
        </w:r>
        <w:r>
          <w:rPr>
            <w:rFonts w:asciiTheme="minorHAnsi" w:hAnsiTheme="minorHAnsi" w:eastAsiaTheme="minorEastAsia"/>
            <w:caps w:val="0"/>
            <w:noProof/>
            <w:lang w:eastAsia="es-ES"/>
          </w:rPr>
          <w:tab/>
        </w:r>
        <w:r w:rsidRPr="00E503C8">
          <w:rPr>
            <w:rStyle w:val="Hipervnculo"/>
            <w:noProof/>
            <w:lang w:val="en-US"/>
          </w:rPr>
          <w:t>PV MODULES</w:t>
        </w:r>
        <w:r>
          <w:rPr>
            <w:noProof/>
            <w:webHidden/>
          </w:rPr>
          <w:tab/>
        </w:r>
        <w:r>
          <w:rPr>
            <w:noProof/>
            <w:webHidden/>
          </w:rPr>
          <w:fldChar w:fldCharType="begin"/>
        </w:r>
        <w:r>
          <w:rPr>
            <w:noProof/>
            <w:webHidden/>
          </w:rPr>
          <w:instrText xml:space="preserve"> PAGEREF _Toc140232944 \h </w:instrText>
        </w:r>
        <w:r>
          <w:rPr>
            <w:noProof/>
            <w:webHidden/>
          </w:rPr>
        </w:r>
        <w:r>
          <w:rPr>
            <w:noProof/>
            <w:webHidden/>
          </w:rPr>
          <w:fldChar w:fldCharType="separate"/>
        </w:r>
        <w:r>
          <w:rPr>
            <w:noProof/>
            <w:webHidden/>
          </w:rPr>
          <w:t>5-12</w:t>
        </w:r>
        <w:r>
          <w:rPr>
            <w:noProof/>
            <w:webHidden/>
          </w:rPr>
          <w:fldChar w:fldCharType="end"/>
        </w:r>
      </w:hyperlink>
    </w:p>
    <w:p w:rsidR="00701B4C" w:rsidRDefault="00701B4C" w14:paraId="258F368C" w14:textId="35A2BDCD">
      <w:pPr>
        <w:pStyle w:val="TDC2"/>
        <w:tabs>
          <w:tab w:val="left" w:pos="1418"/>
          <w:tab w:val="right" w:leader="dot" w:pos="9627"/>
        </w:tabs>
        <w:rPr>
          <w:rFonts w:asciiTheme="minorHAnsi" w:hAnsiTheme="minorHAnsi" w:eastAsiaTheme="minorEastAsia"/>
          <w:caps w:val="0"/>
          <w:noProof/>
          <w:lang w:eastAsia="es-ES"/>
        </w:rPr>
      </w:pPr>
      <w:hyperlink w:history="1" w:anchor="_Toc140232945">
        <w:r w:rsidRPr="00E503C8">
          <w:rPr>
            <w:rStyle w:val="Hipervnculo"/>
            <w:noProof/>
            <w:lang w:val="en-GB"/>
          </w:rPr>
          <w:t>5.2</w:t>
        </w:r>
        <w:r>
          <w:rPr>
            <w:rFonts w:asciiTheme="minorHAnsi" w:hAnsiTheme="minorHAnsi" w:eastAsiaTheme="minorEastAsia"/>
            <w:caps w:val="0"/>
            <w:noProof/>
            <w:lang w:eastAsia="es-ES"/>
          </w:rPr>
          <w:tab/>
        </w:r>
        <w:r w:rsidRPr="00E503C8">
          <w:rPr>
            <w:rStyle w:val="Hipervnculo"/>
            <w:noProof/>
            <w:lang w:val="en-US"/>
          </w:rPr>
          <w:t>INVERTERS</w:t>
        </w:r>
        <w:r>
          <w:rPr>
            <w:noProof/>
            <w:webHidden/>
          </w:rPr>
          <w:tab/>
        </w:r>
        <w:r>
          <w:rPr>
            <w:noProof/>
            <w:webHidden/>
          </w:rPr>
          <w:fldChar w:fldCharType="begin"/>
        </w:r>
        <w:r>
          <w:rPr>
            <w:noProof/>
            <w:webHidden/>
          </w:rPr>
          <w:instrText xml:space="preserve"> PAGEREF _Toc140232945 \h </w:instrText>
        </w:r>
        <w:r>
          <w:rPr>
            <w:noProof/>
            <w:webHidden/>
          </w:rPr>
        </w:r>
        <w:r>
          <w:rPr>
            <w:noProof/>
            <w:webHidden/>
          </w:rPr>
          <w:fldChar w:fldCharType="separate"/>
        </w:r>
        <w:r>
          <w:rPr>
            <w:noProof/>
            <w:webHidden/>
          </w:rPr>
          <w:t>5-13</w:t>
        </w:r>
        <w:r>
          <w:rPr>
            <w:noProof/>
            <w:webHidden/>
          </w:rPr>
          <w:fldChar w:fldCharType="end"/>
        </w:r>
      </w:hyperlink>
    </w:p>
    <w:p w:rsidR="00701B4C" w:rsidRDefault="00701B4C" w14:paraId="022C710E" w14:textId="1E1CB0F2">
      <w:pPr>
        <w:pStyle w:val="TDC2"/>
        <w:tabs>
          <w:tab w:val="left" w:pos="1418"/>
          <w:tab w:val="right" w:leader="dot" w:pos="9627"/>
        </w:tabs>
        <w:rPr>
          <w:rFonts w:asciiTheme="minorHAnsi" w:hAnsiTheme="minorHAnsi" w:eastAsiaTheme="minorEastAsia"/>
          <w:caps w:val="0"/>
          <w:noProof/>
          <w:lang w:eastAsia="es-ES"/>
        </w:rPr>
      </w:pPr>
      <w:hyperlink w:history="1" w:anchor="_Toc140232946">
        <w:r w:rsidRPr="00E503C8">
          <w:rPr>
            <w:rStyle w:val="Hipervnculo"/>
            <w:noProof/>
            <w:lang w:val="en-GB"/>
          </w:rPr>
          <w:t>5.3</w:t>
        </w:r>
        <w:r>
          <w:rPr>
            <w:rFonts w:asciiTheme="minorHAnsi" w:hAnsiTheme="minorHAnsi" w:eastAsiaTheme="minorEastAsia"/>
            <w:caps w:val="0"/>
            <w:noProof/>
            <w:lang w:eastAsia="es-ES"/>
          </w:rPr>
          <w:tab/>
        </w:r>
        <w:r w:rsidRPr="00E503C8">
          <w:rPr>
            <w:rStyle w:val="Hipervnculo"/>
            <w:noProof/>
            <w:lang w:val="en-US"/>
          </w:rPr>
          <w:t>POWER STATIONS</w:t>
        </w:r>
        <w:r>
          <w:rPr>
            <w:noProof/>
            <w:webHidden/>
          </w:rPr>
          <w:tab/>
        </w:r>
        <w:r>
          <w:rPr>
            <w:noProof/>
            <w:webHidden/>
          </w:rPr>
          <w:fldChar w:fldCharType="begin"/>
        </w:r>
        <w:r>
          <w:rPr>
            <w:noProof/>
            <w:webHidden/>
          </w:rPr>
          <w:instrText xml:space="preserve"> PAGEREF _Toc140232946 \h </w:instrText>
        </w:r>
        <w:r>
          <w:rPr>
            <w:noProof/>
            <w:webHidden/>
          </w:rPr>
        </w:r>
        <w:r>
          <w:rPr>
            <w:noProof/>
            <w:webHidden/>
          </w:rPr>
          <w:fldChar w:fldCharType="separate"/>
        </w:r>
        <w:r>
          <w:rPr>
            <w:noProof/>
            <w:webHidden/>
          </w:rPr>
          <w:t>5-13</w:t>
        </w:r>
        <w:r>
          <w:rPr>
            <w:noProof/>
            <w:webHidden/>
          </w:rPr>
          <w:fldChar w:fldCharType="end"/>
        </w:r>
      </w:hyperlink>
    </w:p>
    <w:p w:rsidR="00701B4C" w:rsidRDefault="00701B4C" w14:paraId="7DF9D18A" w14:textId="2E6B5FCA">
      <w:pPr>
        <w:pStyle w:val="TDC2"/>
        <w:tabs>
          <w:tab w:val="left" w:pos="1418"/>
          <w:tab w:val="right" w:leader="dot" w:pos="9627"/>
        </w:tabs>
        <w:rPr>
          <w:rFonts w:asciiTheme="minorHAnsi" w:hAnsiTheme="minorHAnsi" w:eastAsiaTheme="minorEastAsia"/>
          <w:caps w:val="0"/>
          <w:noProof/>
          <w:lang w:eastAsia="es-ES"/>
        </w:rPr>
      </w:pPr>
      <w:hyperlink w:history="1" w:anchor="_Toc140232947">
        <w:r w:rsidRPr="00E503C8">
          <w:rPr>
            <w:rStyle w:val="Hipervnculo"/>
            <w:noProof/>
            <w:lang w:val="en-GB"/>
          </w:rPr>
          <w:t>5.4</w:t>
        </w:r>
        <w:r>
          <w:rPr>
            <w:rFonts w:asciiTheme="minorHAnsi" w:hAnsiTheme="minorHAnsi" w:eastAsiaTheme="minorEastAsia"/>
            <w:caps w:val="0"/>
            <w:noProof/>
            <w:lang w:eastAsia="es-ES"/>
          </w:rPr>
          <w:tab/>
        </w:r>
        <w:r w:rsidRPr="00E503C8">
          <w:rPr>
            <w:rStyle w:val="Hipervnculo"/>
            <w:noProof/>
            <w:lang w:val="en-US"/>
          </w:rPr>
          <w:t>CLIENT STATION</w:t>
        </w:r>
        <w:r>
          <w:rPr>
            <w:noProof/>
            <w:webHidden/>
          </w:rPr>
          <w:tab/>
        </w:r>
        <w:r>
          <w:rPr>
            <w:noProof/>
            <w:webHidden/>
          </w:rPr>
          <w:fldChar w:fldCharType="begin"/>
        </w:r>
        <w:r>
          <w:rPr>
            <w:noProof/>
            <w:webHidden/>
          </w:rPr>
          <w:instrText xml:space="preserve"> PAGEREF _Toc140232947 \h </w:instrText>
        </w:r>
        <w:r>
          <w:rPr>
            <w:noProof/>
            <w:webHidden/>
          </w:rPr>
        </w:r>
        <w:r>
          <w:rPr>
            <w:noProof/>
            <w:webHidden/>
          </w:rPr>
          <w:fldChar w:fldCharType="separate"/>
        </w:r>
        <w:r>
          <w:rPr>
            <w:noProof/>
            <w:webHidden/>
          </w:rPr>
          <w:t>5-14</w:t>
        </w:r>
        <w:r>
          <w:rPr>
            <w:noProof/>
            <w:webHidden/>
          </w:rPr>
          <w:fldChar w:fldCharType="end"/>
        </w:r>
      </w:hyperlink>
    </w:p>
    <w:p w:rsidR="00701B4C" w:rsidRDefault="00701B4C" w14:paraId="73E8A8D2" w14:textId="3F7F696F">
      <w:pPr>
        <w:pStyle w:val="TDC2"/>
        <w:tabs>
          <w:tab w:val="left" w:pos="1418"/>
          <w:tab w:val="right" w:leader="dot" w:pos="9627"/>
        </w:tabs>
        <w:rPr>
          <w:rFonts w:asciiTheme="minorHAnsi" w:hAnsiTheme="minorHAnsi" w:eastAsiaTheme="minorEastAsia"/>
          <w:caps w:val="0"/>
          <w:noProof/>
          <w:lang w:eastAsia="es-ES"/>
        </w:rPr>
      </w:pPr>
      <w:hyperlink w:history="1" w:anchor="_Toc140232948">
        <w:r w:rsidRPr="00E503C8">
          <w:rPr>
            <w:rStyle w:val="Hipervnculo"/>
            <w:noProof/>
            <w:lang w:val="en-GB"/>
          </w:rPr>
          <w:t>5.5</w:t>
        </w:r>
        <w:r>
          <w:rPr>
            <w:rFonts w:asciiTheme="minorHAnsi" w:hAnsiTheme="minorHAnsi" w:eastAsiaTheme="minorEastAsia"/>
            <w:caps w:val="0"/>
            <w:noProof/>
            <w:lang w:eastAsia="es-ES"/>
          </w:rPr>
          <w:tab/>
        </w:r>
        <w:r w:rsidRPr="00E503C8">
          <w:rPr>
            <w:rStyle w:val="Hipervnculo"/>
            <w:noProof/>
            <w:lang w:val="en-US"/>
          </w:rPr>
          <w:t>PV STRUCTURE DETAILS</w:t>
        </w:r>
        <w:r>
          <w:rPr>
            <w:noProof/>
            <w:webHidden/>
          </w:rPr>
          <w:tab/>
        </w:r>
        <w:r>
          <w:rPr>
            <w:noProof/>
            <w:webHidden/>
          </w:rPr>
          <w:fldChar w:fldCharType="begin"/>
        </w:r>
        <w:r>
          <w:rPr>
            <w:noProof/>
            <w:webHidden/>
          </w:rPr>
          <w:instrText xml:space="preserve"> PAGEREF _Toc140232948 \h </w:instrText>
        </w:r>
        <w:r>
          <w:rPr>
            <w:noProof/>
            <w:webHidden/>
          </w:rPr>
        </w:r>
        <w:r>
          <w:rPr>
            <w:noProof/>
            <w:webHidden/>
          </w:rPr>
          <w:fldChar w:fldCharType="separate"/>
        </w:r>
        <w:r>
          <w:rPr>
            <w:noProof/>
            <w:webHidden/>
          </w:rPr>
          <w:t>5-15</w:t>
        </w:r>
        <w:r>
          <w:rPr>
            <w:noProof/>
            <w:webHidden/>
          </w:rPr>
          <w:fldChar w:fldCharType="end"/>
        </w:r>
      </w:hyperlink>
    </w:p>
    <w:p w:rsidR="00701B4C" w:rsidRDefault="00701B4C" w14:paraId="3FA183A4" w14:textId="4F161843">
      <w:pPr>
        <w:pStyle w:val="TDC2"/>
        <w:tabs>
          <w:tab w:val="left" w:pos="1418"/>
          <w:tab w:val="right" w:leader="dot" w:pos="9627"/>
        </w:tabs>
        <w:rPr>
          <w:rFonts w:asciiTheme="minorHAnsi" w:hAnsiTheme="minorHAnsi" w:eastAsiaTheme="minorEastAsia"/>
          <w:caps w:val="0"/>
          <w:noProof/>
          <w:lang w:eastAsia="es-ES"/>
        </w:rPr>
      </w:pPr>
      <w:hyperlink w:history="1" w:anchor="_Toc140232949">
        <w:r w:rsidRPr="00E503C8">
          <w:rPr>
            <w:rStyle w:val="Hipervnculo"/>
            <w:noProof/>
            <w:lang w:val="en-GB"/>
          </w:rPr>
          <w:t>5.6</w:t>
        </w:r>
        <w:r>
          <w:rPr>
            <w:rFonts w:asciiTheme="minorHAnsi" w:hAnsiTheme="minorHAnsi" w:eastAsiaTheme="minorEastAsia"/>
            <w:caps w:val="0"/>
            <w:noProof/>
            <w:lang w:eastAsia="es-ES"/>
          </w:rPr>
          <w:tab/>
        </w:r>
        <w:r w:rsidRPr="00E503C8">
          <w:rPr>
            <w:rStyle w:val="Hipervnculo"/>
            <w:noProof/>
            <w:lang w:val="en-US"/>
          </w:rPr>
          <w:t>EARTHING SYSTEM</w:t>
        </w:r>
        <w:r>
          <w:rPr>
            <w:noProof/>
            <w:webHidden/>
          </w:rPr>
          <w:tab/>
        </w:r>
        <w:r>
          <w:rPr>
            <w:noProof/>
            <w:webHidden/>
          </w:rPr>
          <w:fldChar w:fldCharType="begin"/>
        </w:r>
        <w:r>
          <w:rPr>
            <w:noProof/>
            <w:webHidden/>
          </w:rPr>
          <w:instrText xml:space="preserve"> PAGEREF _Toc140232949 \h </w:instrText>
        </w:r>
        <w:r>
          <w:rPr>
            <w:noProof/>
            <w:webHidden/>
          </w:rPr>
        </w:r>
        <w:r>
          <w:rPr>
            <w:noProof/>
            <w:webHidden/>
          </w:rPr>
          <w:fldChar w:fldCharType="separate"/>
        </w:r>
        <w:r>
          <w:rPr>
            <w:noProof/>
            <w:webHidden/>
          </w:rPr>
          <w:t>5-15</w:t>
        </w:r>
        <w:r>
          <w:rPr>
            <w:noProof/>
            <w:webHidden/>
          </w:rPr>
          <w:fldChar w:fldCharType="end"/>
        </w:r>
      </w:hyperlink>
    </w:p>
    <w:p w:rsidR="00701B4C" w:rsidRDefault="00701B4C" w14:paraId="3243EE17" w14:textId="7C631580">
      <w:pPr>
        <w:pStyle w:val="TDC2"/>
        <w:tabs>
          <w:tab w:val="left" w:pos="1418"/>
          <w:tab w:val="right" w:leader="dot" w:pos="9627"/>
        </w:tabs>
        <w:rPr>
          <w:rFonts w:asciiTheme="minorHAnsi" w:hAnsiTheme="minorHAnsi" w:eastAsiaTheme="minorEastAsia"/>
          <w:caps w:val="0"/>
          <w:noProof/>
          <w:lang w:eastAsia="es-ES"/>
        </w:rPr>
      </w:pPr>
      <w:hyperlink w:history="1" w:anchor="_Toc140232950">
        <w:r w:rsidRPr="00E503C8">
          <w:rPr>
            <w:rStyle w:val="Hipervnculo"/>
            <w:noProof/>
            <w:lang w:val="en-GB"/>
          </w:rPr>
          <w:t>5.7</w:t>
        </w:r>
        <w:r>
          <w:rPr>
            <w:rFonts w:asciiTheme="minorHAnsi" w:hAnsiTheme="minorHAnsi" w:eastAsiaTheme="minorEastAsia"/>
            <w:caps w:val="0"/>
            <w:noProof/>
            <w:lang w:eastAsia="es-ES"/>
          </w:rPr>
          <w:tab/>
        </w:r>
        <w:r w:rsidRPr="00E503C8">
          <w:rPr>
            <w:rStyle w:val="Hipervnculo"/>
            <w:noProof/>
            <w:lang w:val="en-US"/>
          </w:rPr>
          <w:t>CABLING</w:t>
        </w:r>
        <w:r>
          <w:rPr>
            <w:noProof/>
            <w:webHidden/>
          </w:rPr>
          <w:tab/>
        </w:r>
        <w:r>
          <w:rPr>
            <w:noProof/>
            <w:webHidden/>
          </w:rPr>
          <w:fldChar w:fldCharType="begin"/>
        </w:r>
        <w:r>
          <w:rPr>
            <w:noProof/>
            <w:webHidden/>
          </w:rPr>
          <w:instrText xml:space="preserve"> PAGEREF _Toc140232950 \h </w:instrText>
        </w:r>
        <w:r>
          <w:rPr>
            <w:noProof/>
            <w:webHidden/>
          </w:rPr>
        </w:r>
        <w:r>
          <w:rPr>
            <w:noProof/>
            <w:webHidden/>
          </w:rPr>
          <w:fldChar w:fldCharType="separate"/>
        </w:r>
        <w:r>
          <w:rPr>
            <w:noProof/>
            <w:webHidden/>
          </w:rPr>
          <w:t>5-16</w:t>
        </w:r>
        <w:r>
          <w:rPr>
            <w:noProof/>
            <w:webHidden/>
          </w:rPr>
          <w:fldChar w:fldCharType="end"/>
        </w:r>
      </w:hyperlink>
    </w:p>
    <w:p w:rsidR="00701B4C" w:rsidRDefault="00701B4C" w14:paraId="7311B514" w14:textId="40FC6CE7">
      <w:pPr>
        <w:pStyle w:val="TDC2"/>
        <w:tabs>
          <w:tab w:val="left" w:pos="1418"/>
          <w:tab w:val="right" w:leader="dot" w:pos="9627"/>
        </w:tabs>
        <w:rPr>
          <w:rFonts w:asciiTheme="minorHAnsi" w:hAnsiTheme="minorHAnsi" w:eastAsiaTheme="minorEastAsia"/>
          <w:caps w:val="0"/>
          <w:noProof/>
          <w:lang w:eastAsia="es-ES"/>
        </w:rPr>
      </w:pPr>
      <w:hyperlink w:history="1" w:anchor="_Toc140232951">
        <w:r w:rsidRPr="00E503C8">
          <w:rPr>
            <w:rStyle w:val="Hipervnculo"/>
            <w:noProof/>
            <w:lang w:val="en-GB"/>
          </w:rPr>
          <w:t>5.8</w:t>
        </w:r>
        <w:r>
          <w:rPr>
            <w:rFonts w:asciiTheme="minorHAnsi" w:hAnsiTheme="minorHAnsi" w:eastAsiaTheme="minorEastAsia"/>
            <w:caps w:val="0"/>
            <w:noProof/>
            <w:lang w:eastAsia="es-ES"/>
          </w:rPr>
          <w:tab/>
        </w:r>
        <w:r w:rsidRPr="00E503C8">
          <w:rPr>
            <w:rStyle w:val="Hipervnculo"/>
            <w:noProof/>
            <w:lang w:val="en-US"/>
          </w:rPr>
          <w:t>CABLE ROUTING</w:t>
        </w:r>
        <w:r>
          <w:rPr>
            <w:noProof/>
            <w:webHidden/>
          </w:rPr>
          <w:tab/>
        </w:r>
        <w:r>
          <w:rPr>
            <w:noProof/>
            <w:webHidden/>
          </w:rPr>
          <w:fldChar w:fldCharType="begin"/>
        </w:r>
        <w:r>
          <w:rPr>
            <w:noProof/>
            <w:webHidden/>
          </w:rPr>
          <w:instrText xml:space="preserve"> PAGEREF _Toc140232951 \h </w:instrText>
        </w:r>
        <w:r>
          <w:rPr>
            <w:noProof/>
            <w:webHidden/>
          </w:rPr>
        </w:r>
        <w:r>
          <w:rPr>
            <w:noProof/>
            <w:webHidden/>
          </w:rPr>
          <w:fldChar w:fldCharType="separate"/>
        </w:r>
        <w:r>
          <w:rPr>
            <w:noProof/>
            <w:webHidden/>
          </w:rPr>
          <w:t>5-17</w:t>
        </w:r>
        <w:r>
          <w:rPr>
            <w:noProof/>
            <w:webHidden/>
          </w:rPr>
          <w:fldChar w:fldCharType="end"/>
        </w:r>
      </w:hyperlink>
    </w:p>
    <w:p w:rsidR="00701B4C" w:rsidRDefault="00701B4C" w14:paraId="095CC079" w14:textId="4E6326CC">
      <w:pPr>
        <w:pStyle w:val="TDC2"/>
        <w:tabs>
          <w:tab w:val="left" w:pos="1418"/>
          <w:tab w:val="right" w:leader="dot" w:pos="9627"/>
        </w:tabs>
        <w:rPr>
          <w:rFonts w:asciiTheme="minorHAnsi" w:hAnsiTheme="minorHAnsi" w:eastAsiaTheme="minorEastAsia"/>
          <w:caps w:val="0"/>
          <w:noProof/>
          <w:lang w:eastAsia="es-ES"/>
        </w:rPr>
      </w:pPr>
      <w:hyperlink w:history="1" w:anchor="_Toc140232952">
        <w:r w:rsidRPr="00E503C8">
          <w:rPr>
            <w:rStyle w:val="Hipervnculo"/>
            <w:noProof/>
            <w:lang w:val="en-GB"/>
          </w:rPr>
          <w:t>5.9</w:t>
        </w:r>
        <w:r>
          <w:rPr>
            <w:rFonts w:asciiTheme="minorHAnsi" w:hAnsiTheme="minorHAnsi" w:eastAsiaTheme="minorEastAsia"/>
            <w:caps w:val="0"/>
            <w:noProof/>
            <w:lang w:eastAsia="es-ES"/>
          </w:rPr>
          <w:tab/>
        </w:r>
        <w:r w:rsidRPr="00E503C8">
          <w:rPr>
            <w:rStyle w:val="Hipervnculo"/>
            <w:noProof/>
            <w:lang w:val="en-US"/>
          </w:rPr>
          <w:t>LIGHTNING – OVERVOLTAGE PROTECTION</w:t>
        </w:r>
        <w:r>
          <w:rPr>
            <w:noProof/>
            <w:webHidden/>
          </w:rPr>
          <w:tab/>
        </w:r>
        <w:r>
          <w:rPr>
            <w:noProof/>
            <w:webHidden/>
          </w:rPr>
          <w:fldChar w:fldCharType="begin"/>
        </w:r>
        <w:r>
          <w:rPr>
            <w:noProof/>
            <w:webHidden/>
          </w:rPr>
          <w:instrText xml:space="preserve"> PAGEREF _Toc140232952 \h </w:instrText>
        </w:r>
        <w:r>
          <w:rPr>
            <w:noProof/>
            <w:webHidden/>
          </w:rPr>
        </w:r>
        <w:r>
          <w:rPr>
            <w:noProof/>
            <w:webHidden/>
          </w:rPr>
          <w:fldChar w:fldCharType="separate"/>
        </w:r>
        <w:r>
          <w:rPr>
            <w:noProof/>
            <w:webHidden/>
          </w:rPr>
          <w:t>5-17</w:t>
        </w:r>
        <w:r>
          <w:rPr>
            <w:noProof/>
            <w:webHidden/>
          </w:rPr>
          <w:fldChar w:fldCharType="end"/>
        </w:r>
      </w:hyperlink>
    </w:p>
    <w:p w:rsidR="00701B4C" w:rsidRDefault="00701B4C" w14:paraId="46508D57" w14:textId="54EEE630">
      <w:pPr>
        <w:pStyle w:val="TDC2"/>
        <w:tabs>
          <w:tab w:val="left" w:pos="1418"/>
          <w:tab w:val="right" w:leader="dot" w:pos="9627"/>
        </w:tabs>
        <w:rPr>
          <w:rFonts w:asciiTheme="minorHAnsi" w:hAnsiTheme="minorHAnsi" w:eastAsiaTheme="minorEastAsia"/>
          <w:caps w:val="0"/>
          <w:noProof/>
          <w:lang w:eastAsia="es-ES"/>
        </w:rPr>
      </w:pPr>
      <w:hyperlink w:history="1" w:anchor="_Toc140232953">
        <w:r w:rsidRPr="00E503C8">
          <w:rPr>
            <w:rStyle w:val="Hipervnculo"/>
            <w:noProof/>
            <w:lang w:val="en-GB"/>
          </w:rPr>
          <w:t>5.10</w:t>
        </w:r>
        <w:r>
          <w:rPr>
            <w:rFonts w:asciiTheme="minorHAnsi" w:hAnsiTheme="minorHAnsi" w:eastAsiaTheme="minorEastAsia"/>
            <w:caps w:val="0"/>
            <w:noProof/>
            <w:lang w:eastAsia="es-ES"/>
          </w:rPr>
          <w:tab/>
        </w:r>
        <w:r w:rsidRPr="00E503C8">
          <w:rPr>
            <w:rStyle w:val="Hipervnculo"/>
            <w:noProof/>
            <w:lang w:val="en-US"/>
          </w:rPr>
          <w:t>MONITORING SYSTEM</w:t>
        </w:r>
        <w:r>
          <w:rPr>
            <w:noProof/>
            <w:webHidden/>
          </w:rPr>
          <w:tab/>
        </w:r>
        <w:r>
          <w:rPr>
            <w:noProof/>
            <w:webHidden/>
          </w:rPr>
          <w:fldChar w:fldCharType="begin"/>
        </w:r>
        <w:r>
          <w:rPr>
            <w:noProof/>
            <w:webHidden/>
          </w:rPr>
          <w:instrText xml:space="preserve"> PAGEREF _Toc140232953 \h </w:instrText>
        </w:r>
        <w:r>
          <w:rPr>
            <w:noProof/>
            <w:webHidden/>
          </w:rPr>
        </w:r>
        <w:r>
          <w:rPr>
            <w:noProof/>
            <w:webHidden/>
          </w:rPr>
          <w:fldChar w:fldCharType="separate"/>
        </w:r>
        <w:r>
          <w:rPr>
            <w:noProof/>
            <w:webHidden/>
          </w:rPr>
          <w:t>5-18</w:t>
        </w:r>
        <w:r>
          <w:rPr>
            <w:noProof/>
            <w:webHidden/>
          </w:rPr>
          <w:fldChar w:fldCharType="end"/>
        </w:r>
      </w:hyperlink>
    </w:p>
    <w:p w:rsidR="00701B4C" w:rsidRDefault="00701B4C" w14:paraId="1B4B22F7" w14:textId="125F2C7C">
      <w:pPr>
        <w:pStyle w:val="TDC2"/>
        <w:tabs>
          <w:tab w:val="left" w:pos="1418"/>
          <w:tab w:val="right" w:leader="dot" w:pos="9627"/>
        </w:tabs>
        <w:rPr>
          <w:rFonts w:asciiTheme="minorHAnsi" w:hAnsiTheme="minorHAnsi" w:eastAsiaTheme="minorEastAsia"/>
          <w:caps w:val="0"/>
          <w:noProof/>
          <w:lang w:eastAsia="es-ES"/>
        </w:rPr>
      </w:pPr>
      <w:hyperlink w:history="1" w:anchor="_Toc140232954">
        <w:r w:rsidRPr="00E503C8">
          <w:rPr>
            <w:rStyle w:val="Hipervnculo"/>
            <w:noProof/>
            <w:lang w:val="en-GB"/>
          </w:rPr>
          <w:t>5.11</w:t>
        </w:r>
        <w:r>
          <w:rPr>
            <w:rFonts w:asciiTheme="minorHAnsi" w:hAnsiTheme="minorHAnsi" w:eastAsiaTheme="minorEastAsia"/>
            <w:caps w:val="0"/>
            <w:noProof/>
            <w:lang w:eastAsia="es-ES"/>
          </w:rPr>
          <w:tab/>
        </w:r>
        <w:r w:rsidRPr="00E503C8">
          <w:rPr>
            <w:rStyle w:val="Hipervnculo"/>
            <w:noProof/>
            <w:lang w:val="en-US"/>
          </w:rPr>
          <w:t>SECURITY SYSTEM</w:t>
        </w:r>
        <w:r>
          <w:rPr>
            <w:noProof/>
            <w:webHidden/>
          </w:rPr>
          <w:tab/>
        </w:r>
        <w:r>
          <w:rPr>
            <w:noProof/>
            <w:webHidden/>
          </w:rPr>
          <w:fldChar w:fldCharType="begin"/>
        </w:r>
        <w:r>
          <w:rPr>
            <w:noProof/>
            <w:webHidden/>
          </w:rPr>
          <w:instrText xml:space="preserve"> PAGEREF _Toc140232954 \h </w:instrText>
        </w:r>
        <w:r>
          <w:rPr>
            <w:noProof/>
            <w:webHidden/>
          </w:rPr>
        </w:r>
        <w:r>
          <w:rPr>
            <w:noProof/>
            <w:webHidden/>
          </w:rPr>
          <w:fldChar w:fldCharType="separate"/>
        </w:r>
        <w:r>
          <w:rPr>
            <w:noProof/>
            <w:webHidden/>
          </w:rPr>
          <w:t>5-18</w:t>
        </w:r>
        <w:r>
          <w:rPr>
            <w:noProof/>
            <w:webHidden/>
          </w:rPr>
          <w:fldChar w:fldCharType="end"/>
        </w:r>
      </w:hyperlink>
    </w:p>
    <w:p w:rsidR="00701B4C" w:rsidRDefault="00701B4C" w14:paraId="2C8927D6" w14:textId="4BD15736">
      <w:pPr>
        <w:pStyle w:val="TDC2"/>
        <w:tabs>
          <w:tab w:val="left" w:pos="1418"/>
          <w:tab w:val="right" w:leader="dot" w:pos="9627"/>
        </w:tabs>
        <w:rPr>
          <w:rFonts w:asciiTheme="minorHAnsi" w:hAnsiTheme="minorHAnsi" w:eastAsiaTheme="minorEastAsia"/>
          <w:caps w:val="0"/>
          <w:noProof/>
          <w:lang w:eastAsia="es-ES"/>
        </w:rPr>
      </w:pPr>
      <w:hyperlink w:history="1" w:anchor="_Toc140232955">
        <w:r w:rsidRPr="00E503C8">
          <w:rPr>
            <w:rStyle w:val="Hipervnculo"/>
            <w:noProof/>
            <w:lang w:val="en-GB"/>
          </w:rPr>
          <w:t>5.12</w:t>
        </w:r>
        <w:r>
          <w:rPr>
            <w:rFonts w:asciiTheme="minorHAnsi" w:hAnsiTheme="minorHAnsi" w:eastAsiaTheme="minorEastAsia"/>
            <w:caps w:val="0"/>
            <w:noProof/>
            <w:lang w:eastAsia="es-ES"/>
          </w:rPr>
          <w:tab/>
        </w:r>
        <w:r w:rsidRPr="00E503C8">
          <w:rPr>
            <w:rStyle w:val="Hipervnculo"/>
            <w:noProof/>
            <w:lang w:val="en-US"/>
          </w:rPr>
          <w:t>FENCE</w:t>
        </w:r>
        <w:r>
          <w:rPr>
            <w:noProof/>
            <w:webHidden/>
          </w:rPr>
          <w:tab/>
        </w:r>
        <w:r>
          <w:rPr>
            <w:noProof/>
            <w:webHidden/>
          </w:rPr>
          <w:fldChar w:fldCharType="begin"/>
        </w:r>
        <w:r>
          <w:rPr>
            <w:noProof/>
            <w:webHidden/>
          </w:rPr>
          <w:instrText xml:space="preserve"> PAGEREF _Toc140232955 \h </w:instrText>
        </w:r>
        <w:r>
          <w:rPr>
            <w:noProof/>
            <w:webHidden/>
          </w:rPr>
        </w:r>
        <w:r>
          <w:rPr>
            <w:noProof/>
            <w:webHidden/>
          </w:rPr>
          <w:fldChar w:fldCharType="separate"/>
        </w:r>
        <w:r>
          <w:rPr>
            <w:noProof/>
            <w:webHidden/>
          </w:rPr>
          <w:t>5-18</w:t>
        </w:r>
        <w:r>
          <w:rPr>
            <w:noProof/>
            <w:webHidden/>
          </w:rPr>
          <w:fldChar w:fldCharType="end"/>
        </w:r>
      </w:hyperlink>
    </w:p>
    <w:p w:rsidR="00701B4C" w:rsidRDefault="00701B4C" w14:paraId="24CA08DF" w14:textId="30860480">
      <w:pPr>
        <w:pStyle w:val="TDC2"/>
        <w:tabs>
          <w:tab w:val="left" w:pos="1418"/>
          <w:tab w:val="right" w:leader="dot" w:pos="9627"/>
        </w:tabs>
        <w:rPr>
          <w:rFonts w:asciiTheme="minorHAnsi" w:hAnsiTheme="minorHAnsi" w:eastAsiaTheme="minorEastAsia"/>
          <w:caps w:val="0"/>
          <w:noProof/>
          <w:lang w:eastAsia="es-ES"/>
        </w:rPr>
      </w:pPr>
      <w:hyperlink w:history="1" w:anchor="_Toc140232956">
        <w:r w:rsidRPr="00E503C8">
          <w:rPr>
            <w:rStyle w:val="Hipervnculo"/>
            <w:noProof/>
            <w:lang w:val="en-GB"/>
          </w:rPr>
          <w:t>5.13</w:t>
        </w:r>
        <w:r>
          <w:rPr>
            <w:rFonts w:asciiTheme="minorHAnsi" w:hAnsiTheme="minorHAnsi" w:eastAsiaTheme="minorEastAsia"/>
            <w:caps w:val="0"/>
            <w:noProof/>
            <w:lang w:eastAsia="es-ES"/>
          </w:rPr>
          <w:tab/>
        </w:r>
        <w:r w:rsidRPr="00E503C8">
          <w:rPr>
            <w:rStyle w:val="Hipervnculo"/>
            <w:noProof/>
            <w:lang w:val="en-US"/>
          </w:rPr>
          <w:t>FIRE ALARM</w:t>
        </w:r>
        <w:r>
          <w:rPr>
            <w:noProof/>
            <w:webHidden/>
          </w:rPr>
          <w:tab/>
        </w:r>
        <w:r>
          <w:rPr>
            <w:noProof/>
            <w:webHidden/>
          </w:rPr>
          <w:fldChar w:fldCharType="begin"/>
        </w:r>
        <w:r>
          <w:rPr>
            <w:noProof/>
            <w:webHidden/>
          </w:rPr>
          <w:instrText xml:space="preserve"> PAGEREF _Toc140232956 \h </w:instrText>
        </w:r>
        <w:r>
          <w:rPr>
            <w:noProof/>
            <w:webHidden/>
          </w:rPr>
        </w:r>
        <w:r>
          <w:rPr>
            <w:noProof/>
            <w:webHidden/>
          </w:rPr>
          <w:fldChar w:fldCharType="separate"/>
        </w:r>
        <w:r>
          <w:rPr>
            <w:noProof/>
            <w:webHidden/>
          </w:rPr>
          <w:t>5-19</w:t>
        </w:r>
        <w:r>
          <w:rPr>
            <w:noProof/>
            <w:webHidden/>
          </w:rPr>
          <w:fldChar w:fldCharType="end"/>
        </w:r>
      </w:hyperlink>
    </w:p>
    <w:p w:rsidR="00701B4C" w:rsidRDefault="00701B4C" w14:paraId="75C31B77" w14:textId="2B48C605">
      <w:pPr>
        <w:pStyle w:val="TDC2"/>
        <w:tabs>
          <w:tab w:val="left" w:pos="1418"/>
          <w:tab w:val="right" w:leader="dot" w:pos="9627"/>
        </w:tabs>
        <w:rPr>
          <w:rFonts w:asciiTheme="minorHAnsi" w:hAnsiTheme="minorHAnsi" w:eastAsiaTheme="minorEastAsia"/>
          <w:caps w:val="0"/>
          <w:noProof/>
          <w:lang w:eastAsia="es-ES"/>
        </w:rPr>
      </w:pPr>
      <w:hyperlink w:history="1" w:anchor="_Toc140232957">
        <w:r w:rsidRPr="00E503C8">
          <w:rPr>
            <w:rStyle w:val="Hipervnculo"/>
            <w:noProof/>
            <w:lang w:val="en-GB"/>
          </w:rPr>
          <w:t>5.14</w:t>
        </w:r>
        <w:r>
          <w:rPr>
            <w:rFonts w:asciiTheme="minorHAnsi" w:hAnsiTheme="minorHAnsi" w:eastAsiaTheme="minorEastAsia"/>
            <w:caps w:val="0"/>
            <w:noProof/>
            <w:lang w:eastAsia="es-ES"/>
          </w:rPr>
          <w:tab/>
        </w:r>
        <w:r w:rsidRPr="00E503C8">
          <w:rPr>
            <w:rStyle w:val="Hipervnculo"/>
            <w:noProof/>
            <w:lang w:val="en-US"/>
          </w:rPr>
          <w:t>ACCESS ROAD</w:t>
        </w:r>
        <w:r>
          <w:rPr>
            <w:noProof/>
            <w:webHidden/>
          </w:rPr>
          <w:tab/>
        </w:r>
        <w:r>
          <w:rPr>
            <w:noProof/>
            <w:webHidden/>
          </w:rPr>
          <w:fldChar w:fldCharType="begin"/>
        </w:r>
        <w:r>
          <w:rPr>
            <w:noProof/>
            <w:webHidden/>
          </w:rPr>
          <w:instrText xml:space="preserve"> PAGEREF _Toc140232957 \h </w:instrText>
        </w:r>
        <w:r>
          <w:rPr>
            <w:noProof/>
            <w:webHidden/>
          </w:rPr>
        </w:r>
        <w:r>
          <w:rPr>
            <w:noProof/>
            <w:webHidden/>
          </w:rPr>
          <w:fldChar w:fldCharType="separate"/>
        </w:r>
        <w:r>
          <w:rPr>
            <w:noProof/>
            <w:webHidden/>
          </w:rPr>
          <w:t>5-19</w:t>
        </w:r>
        <w:r>
          <w:rPr>
            <w:noProof/>
            <w:webHidden/>
          </w:rPr>
          <w:fldChar w:fldCharType="end"/>
        </w:r>
      </w:hyperlink>
    </w:p>
    <w:p w:rsidR="00701B4C" w:rsidRDefault="00701B4C" w14:paraId="590196DF" w14:textId="6D214466">
      <w:pPr>
        <w:pStyle w:val="TDC2"/>
        <w:tabs>
          <w:tab w:val="left" w:pos="1418"/>
          <w:tab w:val="right" w:leader="dot" w:pos="9627"/>
        </w:tabs>
        <w:rPr>
          <w:rFonts w:asciiTheme="minorHAnsi" w:hAnsiTheme="minorHAnsi" w:eastAsiaTheme="minorEastAsia"/>
          <w:caps w:val="0"/>
          <w:noProof/>
          <w:lang w:eastAsia="es-ES"/>
        </w:rPr>
      </w:pPr>
      <w:hyperlink w:history="1" w:anchor="_Toc140232958">
        <w:r w:rsidRPr="00E503C8">
          <w:rPr>
            <w:rStyle w:val="Hipervnculo"/>
            <w:noProof/>
            <w:lang w:val="en-GB"/>
          </w:rPr>
          <w:t>5.15</w:t>
        </w:r>
        <w:r>
          <w:rPr>
            <w:rFonts w:asciiTheme="minorHAnsi" w:hAnsiTheme="minorHAnsi" w:eastAsiaTheme="minorEastAsia"/>
            <w:caps w:val="0"/>
            <w:noProof/>
            <w:lang w:eastAsia="es-ES"/>
          </w:rPr>
          <w:tab/>
        </w:r>
        <w:r w:rsidRPr="00E503C8">
          <w:rPr>
            <w:rStyle w:val="Hipervnculo"/>
            <w:noProof/>
            <w:lang w:val="en-US"/>
          </w:rPr>
          <w:t>FOUNDATIONS</w:t>
        </w:r>
        <w:r>
          <w:rPr>
            <w:noProof/>
            <w:webHidden/>
          </w:rPr>
          <w:tab/>
        </w:r>
        <w:r>
          <w:rPr>
            <w:noProof/>
            <w:webHidden/>
          </w:rPr>
          <w:fldChar w:fldCharType="begin"/>
        </w:r>
        <w:r>
          <w:rPr>
            <w:noProof/>
            <w:webHidden/>
          </w:rPr>
          <w:instrText xml:space="preserve"> PAGEREF _Toc140232958 \h </w:instrText>
        </w:r>
        <w:r>
          <w:rPr>
            <w:noProof/>
            <w:webHidden/>
          </w:rPr>
        </w:r>
        <w:r>
          <w:rPr>
            <w:noProof/>
            <w:webHidden/>
          </w:rPr>
          <w:fldChar w:fldCharType="separate"/>
        </w:r>
        <w:r>
          <w:rPr>
            <w:noProof/>
            <w:webHidden/>
          </w:rPr>
          <w:t>5-19</w:t>
        </w:r>
        <w:r>
          <w:rPr>
            <w:noProof/>
            <w:webHidden/>
          </w:rPr>
          <w:fldChar w:fldCharType="end"/>
        </w:r>
      </w:hyperlink>
    </w:p>
    <w:p w:rsidR="00701B4C" w:rsidRDefault="00701B4C" w14:paraId="2D05BF8E" w14:textId="6CD1554F">
      <w:pPr>
        <w:pStyle w:val="TDC1"/>
        <w:tabs>
          <w:tab w:val="right" w:leader="dot" w:pos="9627"/>
        </w:tabs>
        <w:rPr>
          <w:rFonts w:asciiTheme="minorHAnsi" w:hAnsiTheme="minorHAnsi" w:eastAsiaTheme="minorEastAsia"/>
          <w:caps w:val="0"/>
          <w:noProof/>
          <w:sz w:val="22"/>
          <w:lang w:eastAsia="es-ES"/>
        </w:rPr>
      </w:pPr>
      <w:hyperlink w:history="1" w:anchor="_Toc140232959">
        <w:r w:rsidRPr="00E503C8">
          <w:rPr>
            <w:rStyle w:val="Hipervnculo"/>
            <w:noProof/>
            <w:lang w:val="en-US"/>
          </w:rPr>
          <w:t>6.</w:t>
        </w:r>
        <w:r>
          <w:rPr>
            <w:rFonts w:asciiTheme="minorHAnsi" w:hAnsiTheme="minorHAnsi" w:eastAsiaTheme="minorEastAsia"/>
            <w:caps w:val="0"/>
            <w:noProof/>
            <w:sz w:val="22"/>
            <w:lang w:eastAsia="es-ES"/>
          </w:rPr>
          <w:tab/>
        </w:r>
        <w:r w:rsidRPr="00E503C8">
          <w:rPr>
            <w:rStyle w:val="Hipervnculo"/>
            <w:noProof/>
            <w:lang w:val="en-US"/>
          </w:rPr>
          <w:t>GRID CONNECTION</w:t>
        </w:r>
        <w:r>
          <w:rPr>
            <w:noProof/>
            <w:webHidden/>
          </w:rPr>
          <w:tab/>
        </w:r>
        <w:r>
          <w:rPr>
            <w:noProof/>
            <w:webHidden/>
          </w:rPr>
          <w:fldChar w:fldCharType="begin"/>
        </w:r>
        <w:r>
          <w:rPr>
            <w:noProof/>
            <w:webHidden/>
          </w:rPr>
          <w:instrText xml:space="preserve"> PAGEREF _Toc140232959 \h </w:instrText>
        </w:r>
        <w:r>
          <w:rPr>
            <w:noProof/>
            <w:webHidden/>
          </w:rPr>
        </w:r>
        <w:r>
          <w:rPr>
            <w:noProof/>
            <w:webHidden/>
          </w:rPr>
          <w:fldChar w:fldCharType="separate"/>
        </w:r>
        <w:r>
          <w:rPr>
            <w:noProof/>
            <w:webHidden/>
          </w:rPr>
          <w:t>6-20</w:t>
        </w:r>
        <w:r>
          <w:rPr>
            <w:noProof/>
            <w:webHidden/>
          </w:rPr>
          <w:fldChar w:fldCharType="end"/>
        </w:r>
      </w:hyperlink>
    </w:p>
    <w:p w:rsidR="00701B4C" w:rsidRDefault="00701B4C" w14:paraId="50927C8F" w14:textId="5A1ECED9">
      <w:pPr>
        <w:pStyle w:val="TDC1"/>
        <w:tabs>
          <w:tab w:val="right" w:leader="dot" w:pos="9627"/>
        </w:tabs>
        <w:rPr>
          <w:rFonts w:asciiTheme="minorHAnsi" w:hAnsiTheme="minorHAnsi" w:eastAsiaTheme="minorEastAsia"/>
          <w:caps w:val="0"/>
          <w:noProof/>
          <w:sz w:val="22"/>
          <w:lang w:eastAsia="es-ES"/>
        </w:rPr>
      </w:pPr>
      <w:hyperlink w:history="1" w:anchor="_Toc140232960">
        <w:r w:rsidRPr="00E503C8">
          <w:rPr>
            <w:rStyle w:val="Hipervnculo"/>
            <w:noProof/>
            <w:lang w:val="en-US"/>
          </w:rPr>
          <w:t>7.</w:t>
        </w:r>
        <w:r>
          <w:rPr>
            <w:rFonts w:asciiTheme="minorHAnsi" w:hAnsiTheme="minorHAnsi" w:eastAsiaTheme="minorEastAsia"/>
            <w:caps w:val="0"/>
            <w:noProof/>
            <w:sz w:val="22"/>
            <w:lang w:eastAsia="es-ES"/>
          </w:rPr>
          <w:tab/>
        </w:r>
        <w:r w:rsidRPr="00E503C8">
          <w:rPr>
            <w:rStyle w:val="Hipervnculo"/>
            <w:noProof/>
            <w:lang w:val="en-US"/>
          </w:rPr>
          <w:t>PERMANENT FACILITIES</w:t>
        </w:r>
        <w:r>
          <w:rPr>
            <w:noProof/>
            <w:webHidden/>
          </w:rPr>
          <w:tab/>
        </w:r>
        <w:r>
          <w:rPr>
            <w:noProof/>
            <w:webHidden/>
          </w:rPr>
          <w:fldChar w:fldCharType="begin"/>
        </w:r>
        <w:r>
          <w:rPr>
            <w:noProof/>
            <w:webHidden/>
          </w:rPr>
          <w:instrText xml:space="preserve"> PAGEREF _Toc140232960 \h </w:instrText>
        </w:r>
        <w:r>
          <w:rPr>
            <w:noProof/>
            <w:webHidden/>
          </w:rPr>
        </w:r>
        <w:r>
          <w:rPr>
            <w:noProof/>
            <w:webHidden/>
          </w:rPr>
          <w:fldChar w:fldCharType="separate"/>
        </w:r>
        <w:r>
          <w:rPr>
            <w:noProof/>
            <w:webHidden/>
          </w:rPr>
          <w:t>7-20</w:t>
        </w:r>
        <w:r>
          <w:rPr>
            <w:noProof/>
            <w:webHidden/>
          </w:rPr>
          <w:fldChar w:fldCharType="end"/>
        </w:r>
      </w:hyperlink>
    </w:p>
    <w:p w:rsidR="00701B4C" w:rsidRDefault="00701B4C" w14:paraId="1EC148DA" w14:textId="288BE978">
      <w:pPr>
        <w:pStyle w:val="TDC1"/>
        <w:tabs>
          <w:tab w:val="right" w:leader="dot" w:pos="9627"/>
        </w:tabs>
        <w:rPr>
          <w:rFonts w:asciiTheme="minorHAnsi" w:hAnsiTheme="minorHAnsi" w:eastAsiaTheme="minorEastAsia"/>
          <w:caps w:val="0"/>
          <w:noProof/>
          <w:sz w:val="22"/>
          <w:lang w:eastAsia="es-ES"/>
        </w:rPr>
      </w:pPr>
      <w:hyperlink w:history="1" w:anchor="_Toc140232961">
        <w:r w:rsidRPr="00E503C8">
          <w:rPr>
            <w:rStyle w:val="Hipervnculo"/>
            <w:noProof/>
            <w:lang w:val="en-US"/>
          </w:rPr>
          <w:t>8.</w:t>
        </w:r>
        <w:r>
          <w:rPr>
            <w:rFonts w:asciiTheme="minorHAnsi" w:hAnsiTheme="minorHAnsi" w:eastAsiaTheme="minorEastAsia"/>
            <w:caps w:val="0"/>
            <w:noProof/>
            <w:sz w:val="22"/>
            <w:lang w:eastAsia="es-ES"/>
          </w:rPr>
          <w:tab/>
        </w:r>
        <w:r w:rsidRPr="00E503C8">
          <w:rPr>
            <w:rStyle w:val="Hipervnculo"/>
            <w:noProof/>
            <w:lang w:val="en-US"/>
          </w:rPr>
          <w:t>CONSTRUCTION FACILITIES</w:t>
        </w:r>
        <w:r>
          <w:rPr>
            <w:noProof/>
            <w:webHidden/>
          </w:rPr>
          <w:tab/>
        </w:r>
        <w:r>
          <w:rPr>
            <w:noProof/>
            <w:webHidden/>
          </w:rPr>
          <w:fldChar w:fldCharType="begin"/>
        </w:r>
        <w:r>
          <w:rPr>
            <w:noProof/>
            <w:webHidden/>
          </w:rPr>
          <w:instrText xml:space="preserve"> PAGEREF _Toc140232961 \h </w:instrText>
        </w:r>
        <w:r>
          <w:rPr>
            <w:noProof/>
            <w:webHidden/>
          </w:rPr>
        </w:r>
        <w:r>
          <w:rPr>
            <w:noProof/>
            <w:webHidden/>
          </w:rPr>
          <w:fldChar w:fldCharType="separate"/>
        </w:r>
        <w:r>
          <w:rPr>
            <w:noProof/>
            <w:webHidden/>
          </w:rPr>
          <w:t>8-20</w:t>
        </w:r>
        <w:r>
          <w:rPr>
            <w:noProof/>
            <w:webHidden/>
          </w:rPr>
          <w:fldChar w:fldCharType="end"/>
        </w:r>
      </w:hyperlink>
    </w:p>
    <w:p w:rsidR="00701B4C" w:rsidRDefault="00701B4C" w14:paraId="781490EF" w14:textId="71FD1459">
      <w:pPr>
        <w:pStyle w:val="TDC1"/>
        <w:tabs>
          <w:tab w:val="right" w:leader="dot" w:pos="9627"/>
        </w:tabs>
        <w:rPr>
          <w:rFonts w:asciiTheme="minorHAnsi" w:hAnsiTheme="minorHAnsi" w:eastAsiaTheme="minorEastAsia"/>
          <w:caps w:val="0"/>
          <w:noProof/>
          <w:sz w:val="22"/>
          <w:lang w:eastAsia="es-ES"/>
        </w:rPr>
      </w:pPr>
      <w:hyperlink w:history="1" w:anchor="_Toc140232962">
        <w:r w:rsidRPr="00E503C8">
          <w:rPr>
            <w:rStyle w:val="Hipervnculo"/>
            <w:noProof/>
            <w:lang w:val="en-US"/>
          </w:rPr>
          <w:t>9.</w:t>
        </w:r>
        <w:r>
          <w:rPr>
            <w:rFonts w:asciiTheme="minorHAnsi" w:hAnsiTheme="minorHAnsi" w:eastAsiaTheme="minorEastAsia"/>
            <w:caps w:val="0"/>
            <w:noProof/>
            <w:sz w:val="22"/>
            <w:lang w:eastAsia="es-ES"/>
          </w:rPr>
          <w:tab/>
        </w:r>
        <w:r w:rsidRPr="00E503C8">
          <w:rPr>
            <w:rStyle w:val="Hipervnculo"/>
            <w:noProof/>
            <w:lang w:val="en-US"/>
          </w:rPr>
          <w:t>REFERENCES</w:t>
        </w:r>
        <w:r>
          <w:rPr>
            <w:noProof/>
            <w:webHidden/>
          </w:rPr>
          <w:tab/>
        </w:r>
        <w:r>
          <w:rPr>
            <w:noProof/>
            <w:webHidden/>
          </w:rPr>
          <w:fldChar w:fldCharType="begin"/>
        </w:r>
        <w:r>
          <w:rPr>
            <w:noProof/>
            <w:webHidden/>
          </w:rPr>
          <w:instrText xml:space="preserve"> PAGEREF _Toc140232962 \h </w:instrText>
        </w:r>
        <w:r>
          <w:rPr>
            <w:noProof/>
            <w:webHidden/>
          </w:rPr>
        </w:r>
        <w:r>
          <w:rPr>
            <w:noProof/>
            <w:webHidden/>
          </w:rPr>
          <w:fldChar w:fldCharType="separate"/>
        </w:r>
        <w:r>
          <w:rPr>
            <w:noProof/>
            <w:webHidden/>
          </w:rPr>
          <w:t>9-20</w:t>
        </w:r>
        <w:r>
          <w:rPr>
            <w:noProof/>
            <w:webHidden/>
          </w:rPr>
          <w:fldChar w:fldCharType="end"/>
        </w:r>
      </w:hyperlink>
    </w:p>
    <w:p w:rsidR="00B56937" w:rsidP="001574CD" w:rsidRDefault="00E92FFB" w14:paraId="38782F30" w14:textId="713BD01C">
      <w:pPr>
        <w:pStyle w:val="Prrafo"/>
        <w:rPr>
          <w:sz w:val="24"/>
        </w:rPr>
      </w:pPr>
      <w:r>
        <w:rPr>
          <w:sz w:val="24"/>
        </w:rPr>
        <w:fldChar w:fldCharType="end"/>
      </w:r>
    </w:p>
    <w:p w:rsidR="00851460" w:rsidP="001574CD" w:rsidRDefault="00851460" w14:paraId="45FAAD8D" w14:textId="77777777">
      <w:pPr>
        <w:pStyle w:val="Prrafo"/>
        <w:rPr>
          <w:caps/>
          <w:sz w:val="24"/>
        </w:rPr>
      </w:pPr>
    </w:p>
    <w:p w:rsidR="002E3794" w:rsidRDefault="00851460" w14:paraId="2F2AE8D1" w14:textId="041430AC">
      <w:pPr>
        <w:pStyle w:val="Tabladeilustraciones"/>
        <w:tabs>
          <w:tab w:val="right" w:leader="dot" w:pos="9627"/>
        </w:tabs>
        <w:rPr>
          <w:rFonts w:asciiTheme="minorHAnsi" w:hAnsiTheme="minorHAnsi" w:eastAsiaTheme="minorEastAsia"/>
          <w:noProof/>
          <w:lang w:eastAsia="es-ES"/>
        </w:rPr>
      </w:pPr>
      <w:r w:rsidRPr="00EF5229">
        <w:rPr>
          <w:highlight w:val="yellow"/>
        </w:rPr>
        <w:fldChar w:fldCharType="begin"/>
      </w:r>
      <w:r w:rsidRPr="00EF5229">
        <w:rPr>
          <w:highlight w:val="yellow"/>
        </w:rPr>
        <w:instrText xml:space="preserve"> TOC \h \z \c "Table" </w:instrText>
      </w:r>
      <w:r w:rsidRPr="00EF5229">
        <w:rPr>
          <w:highlight w:val="yellow"/>
        </w:rPr>
        <w:fldChar w:fldCharType="separate"/>
      </w:r>
      <w:hyperlink w:history="1" w:anchor="_Toc140232690">
        <w:r w:rsidRPr="00F256B9" w:rsidR="002E3794">
          <w:rPr>
            <w:rStyle w:val="Hipervnculo"/>
            <w:noProof/>
            <w:lang w:val="en-GB"/>
          </w:rPr>
          <w:t>Table 1 Site Coordinates</w:t>
        </w:r>
        <w:r w:rsidR="002E3794">
          <w:rPr>
            <w:noProof/>
            <w:webHidden/>
          </w:rPr>
          <w:tab/>
        </w:r>
        <w:r w:rsidR="002E3794">
          <w:rPr>
            <w:noProof/>
            <w:webHidden/>
          </w:rPr>
          <w:fldChar w:fldCharType="begin"/>
        </w:r>
        <w:r w:rsidR="002E3794">
          <w:rPr>
            <w:noProof/>
            <w:webHidden/>
          </w:rPr>
          <w:instrText xml:space="preserve"> PAGEREF _Toc140232690 \h </w:instrText>
        </w:r>
        <w:r w:rsidR="002E3794">
          <w:rPr>
            <w:noProof/>
            <w:webHidden/>
          </w:rPr>
        </w:r>
        <w:r w:rsidR="002E3794">
          <w:rPr>
            <w:noProof/>
            <w:webHidden/>
          </w:rPr>
          <w:fldChar w:fldCharType="separate"/>
        </w:r>
        <w:r w:rsidR="002E3794">
          <w:rPr>
            <w:noProof/>
            <w:webHidden/>
          </w:rPr>
          <w:t>3-5</w:t>
        </w:r>
        <w:r w:rsidR="002E3794">
          <w:rPr>
            <w:noProof/>
            <w:webHidden/>
          </w:rPr>
          <w:fldChar w:fldCharType="end"/>
        </w:r>
      </w:hyperlink>
    </w:p>
    <w:p w:rsidR="002E3794" w:rsidRDefault="002E3794" w14:paraId="1C325A11" w14:textId="3A2E97CF">
      <w:pPr>
        <w:pStyle w:val="Tabladeilustraciones"/>
        <w:tabs>
          <w:tab w:val="right" w:leader="dot" w:pos="9627"/>
        </w:tabs>
        <w:rPr>
          <w:rFonts w:asciiTheme="minorHAnsi" w:hAnsiTheme="minorHAnsi" w:eastAsiaTheme="minorEastAsia"/>
          <w:noProof/>
          <w:lang w:eastAsia="es-ES"/>
        </w:rPr>
      </w:pPr>
      <w:hyperlink w:history="1" w:anchor="_Toc140232691">
        <w:r w:rsidRPr="00F256B9">
          <w:rPr>
            <w:rStyle w:val="Hipervnculo"/>
            <w:noProof/>
          </w:rPr>
          <w:t>Table 2 Design Climate Conditions</w:t>
        </w:r>
        <w:r>
          <w:rPr>
            <w:noProof/>
            <w:webHidden/>
          </w:rPr>
          <w:tab/>
        </w:r>
        <w:r>
          <w:rPr>
            <w:noProof/>
            <w:webHidden/>
          </w:rPr>
          <w:fldChar w:fldCharType="begin"/>
        </w:r>
        <w:r>
          <w:rPr>
            <w:noProof/>
            <w:webHidden/>
          </w:rPr>
          <w:instrText xml:space="preserve"> PAGEREF _Toc140232691 \h </w:instrText>
        </w:r>
        <w:r>
          <w:rPr>
            <w:noProof/>
            <w:webHidden/>
          </w:rPr>
        </w:r>
        <w:r>
          <w:rPr>
            <w:noProof/>
            <w:webHidden/>
          </w:rPr>
          <w:fldChar w:fldCharType="separate"/>
        </w:r>
        <w:r>
          <w:rPr>
            <w:noProof/>
            <w:webHidden/>
          </w:rPr>
          <w:t>3-6</w:t>
        </w:r>
        <w:r>
          <w:rPr>
            <w:noProof/>
            <w:webHidden/>
          </w:rPr>
          <w:fldChar w:fldCharType="end"/>
        </w:r>
      </w:hyperlink>
    </w:p>
    <w:p w:rsidR="002E3794" w:rsidRDefault="002E3794" w14:paraId="52B6043C" w14:textId="7BD435DF">
      <w:pPr>
        <w:pStyle w:val="Tabladeilustraciones"/>
        <w:tabs>
          <w:tab w:val="right" w:leader="dot" w:pos="9627"/>
        </w:tabs>
        <w:rPr>
          <w:rFonts w:asciiTheme="minorHAnsi" w:hAnsiTheme="minorHAnsi" w:eastAsiaTheme="minorEastAsia"/>
          <w:noProof/>
          <w:lang w:eastAsia="es-ES"/>
        </w:rPr>
      </w:pPr>
      <w:hyperlink w:history="1" w:anchor="_Toc140232692">
        <w:r w:rsidRPr="00F256B9">
          <w:rPr>
            <w:rStyle w:val="Hipervnculo"/>
            <w:rFonts w:cstheme="minorHAnsi"/>
            <w:noProof/>
            <w:lang w:val="en-GB"/>
          </w:rPr>
          <w:t>Table 3 Sungrow Inverter Parameters Values</w:t>
        </w:r>
        <w:r>
          <w:rPr>
            <w:noProof/>
            <w:webHidden/>
          </w:rPr>
          <w:tab/>
        </w:r>
        <w:r>
          <w:rPr>
            <w:noProof/>
            <w:webHidden/>
          </w:rPr>
          <w:fldChar w:fldCharType="begin"/>
        </w:r>
        <w:r>
          <w:rPr>
            <w:noProof/>
            <w:webHidden/>
          </w:rPr>
          <w:instrText xml:space="preserve"> PAGEREF _Toc140232692 \h </w:instrText>
        </w:r>
        <w:r>
          <w:rPr>
            <w:noProof/>
            <w:webHidden/>
          </w:rPr>
        </w:r>
        <w:r>
          <w:rPr>
            <w:noProof/>
            <w:webHidden/>
          </w:rPr>
          <w:fldChar w:fldCharType="separate"/>
        </w:r>
        <w:r>
          <w:rPr>
            <w:noProof/>
            <w:webHidden/>
          </w:rPr>
          <w:t>4-7</w:t>
        </w:r>
        <w:r>
          <w:rPr>
            <w:noProof/>
            <w:webHidden/>
          </w:rPr>
          <w:fldChar w:fldCharType="end"/>
        </w:r>
      </w:hyperlink>
    </w:p>
    <w:p w:rsidR="002E3794" w:rsidRDefault="002E3794" w14:paraId="2BCD4545" w14:textId="0E92742A">
      <w:pPr>
        <w:pStyle w:val="Tabladeilustraciones"/>
        <w:tabs>
          <w:tab w:val="right" w:leader="dot" w:pos="9627"/>
        </w:tabs>
        <w:rPr>
          <w:rFonts w:asciiTheme="minorHAnsi" w:hAnsiTheme="minorHAnsi" w:eastAsiaTheme="minorEastAsia"/>
          <w:noProof/>
          <w:lang w:eastAsia="es-ES"/>
        </w:rPr>
      </w:pPr>
      <w:hyperlink w:history="1" w:anchor="_Toc140232693">
        <w:r w:rsidRPr="00F256B9">
          <w:rPr>
            <w:rStyle w:val="Hipervnculo"/>
            <w:rFonts w:cstheme="minorHAnsi"/>
            <w:noProof/>
            <w:lang w:val="en-GB"/>
          </w:rPr>
          <w:t>Table 4 JKM570N-72HL4-BDV 570 Wp Parameters Values</w:t>
        </w:r>
        <w:r>
          <w:rPr>
            <w:noProof/>
            <w:webHidden/>
          </w:rPr>
          <w:tab/>
        </w:r>
        <w:r>
          <w:rPr>
            <w:noProof/>
            <w:webHidden/>
          </w:rPr>
          <w:fldChar w:fldCharType="begin"/>
        </w:r>
        <w:r>
          <w:rPr>
            <w:noProof/>
            <w:webHidden/>
          </w:rPr>
          <w:instrText xml:space="preserve"> PAGEREF _Toc140232693 \h </w:instrText>
        </w:r>
        <w:r>
          <w:rPr>
            <w:noProof/>
            <w:webHidden/>
          </w:rPr>
        </w:r>
        <w:r>
          <w:rPr>
            <w:noProof/>
            <w:webHidden/>
          </w:rPr>
          <w:fldChar w:fldCharType="separate"/>
        </w:r>
        <w:r>
          <w:rPr>
            <w:noProof/>
            <w:webHidden/>
          </w:rPr>
          <w:t>4-7</w:t>
        </w:r>
        <w:r>
          <w:rPr>
            <w:noProof/>
            <w:webHidden/>
          </w:rPr>
          <w:fldChar w:fldCharType="end"/>
        </w:r>
      </w:hyperlink>
    </w:p>
    <w:p w:rsidR="002E3794" w:rsidRDefault="002E3794" w14:paraId="7CE728E0" w14:textId="74D5E0BF">
      <w:pPr>
        <w:pStyle w:val="Tabladeilustraciones"/>
        <w:tabs>
          <w:tab w:val="right" w:leader="dot" w:pos="9627"/>
        </w:tabs>
        <w:rPr>
          <w:rFonts w:asciiTheme="minorHAnsi" w:hAnsiTheme="minorHAnsi" w:eastAsiaTheme="minorEastAsia"/>
          <w:noProof/>
          <w:lang w:eastAsia="es-ES"/>
        </w:rPr>
      </w:pPr>
      <w:hyperlink w:history="1" w:anchor="_Toc140232694">
        <w:r w:rsidRPr="00F256B9">
          <w:rPr>
            <w:rStyle w:val="Hipervnculo"/>
            <w:rFonts w:cstheme="minorHAnsi"/>
            <w:noProof/>
            <w:lang w:val="en-GB"/>
          </w:rPr>
          <w:t>Table 5  JKM575N-72HL4-BDV 575 Wp Parameters Values</w:t>
        </w:r>
        <w:r>
          <w:rPr>
            <w:noProof/>
            <w:webHidden/>
          </w:rPr>
          <w:tab/>
        </w:r>
        <w:r>
          <w:rPr>
            <w:noProof/>
            <w:webHidden/>
          </w:rPr>
          <w:fldChar w:fldCharType="begin"/>
        </w:r>
        <w:r>
          <w:rPr>
            <w:noProof/>
            <w:webHidden/>
          </w:rPr>
          <w:instrText xml:space="preserve"> PAGEREF _Toc140232694 \h </w:instrText>
        </w:r>
        <w:r>
          <w:rPr>
            <w:noProof/>
            <w:webHidden/>
          </w:rPr>
        </w:r>
        <w:r>
          <w:rPr>
            <w:noProof/>
            <w:webHidden/>
          </w:rPr>
          <w:fldChar w:fldCharType="separate"/>
        </w:r>
        <w:r>
          <w:rPr>
            <w:noProof/>
            <w:webHidden/>
          </w:rPr>
          <w:t>4-8</w:t>
        </w:r>
        <w:r>
          <w:rPr>
            <w:noProof/>
            <w:webHidden/>
          </w:rPr>
          <w:fldChar w:fldCharType="end"/>
        </w:r>
      </w:hyperlink>
    </w:p>
    <w:p w:rsidR="002E3794" w:rsidRDefault="002E3794" w14:paraId="4B181E26" w14:textId="03500D1D">
      <w:pPr>
        <w:pStyle w:val="Tabladeilustraciones"/>
        <w:tabs>
          <w:tab w:val="right" w:leader="dot" w:pos="9627"/>
        </w:tabs>
        <w:rPr>
          <w:rFonts w:asciiTheme="minorHAnsi" w:hAnsiTheme="minorHAnsi" w:eastAsiaTheme="minorEastAsia"/>
          <w:noProof/>
          <w:lang w:eastAsia="es-ES"/>
        </w:rPr>
      </w:pPr>
      <w:hyperlink w:history="1" w:anchor="_Toc140232695">
        <w:r w:rsidRPr="00F256B9">
          <w:rPr>
            <w:rStyle w:val="Hipervnculo"/>
            <w:noProof/>
            <w:lang w:val="en-GB"/>
          </w:rPr>
          <w:t>Table 6 Haunton PV Plant Overview Configuration</w:t>
        </w:r>
        <w:r>
          <w:rPr>
            <w:noProof/>
            <w:webHidden/>
          </w:rPr>
          <w:tab/>
        </w:r>
        <w:r>
          <w:rPr>
            <w:noProof/>
            <w:webHidden/>
          </w:rPr>
          <w:fldChar w:fldCharType="begin"/>
        </w:r>
        <w:r>
          <w:rPr>
            <w:noProof/>
            <w:webHidden/>
          </w:rPr>
          <w:instrText xml:space="preserve"> PAGEREF _Toc140232695 \h </w:instrText>
        </w:r>
        <w:r>
          <w:rPr>
            <w:noProof/>
            <w:webHidden/>
          </w:rPr>
        </w:r>
        <w:r>
          <w:rPr>
            <w:noProof/>
            <w:webHidden/>
          </w:rPr>
          <w:fldChar w:fldCharType="separate"/>
        </w:r>
        <w:r>
          <w:rPr>
            <w:noProof/>
            <w:webHidden/>
          </w:rPr>
          <w:t>4-9</w:t>
        </w:r>
        <w:r>
          <w:rPr>
            <w:noProof/>
            <w:webHidden/>
          </w:rPr>
          <w:fldChar w:fldCharType="end"/>
        </w:r>
      </w:hyperlink>
    </w:p>
    <w:p w:rsidR="002E3794" w:rsidRDefault="002E3794" w14:paraId="77496C8C" w14:textId="50DAFD5A">
      <w:pPr>
        <w:pStyle w:val="Tabladeilustraciones"/>
        <w:tabs>
          <w:tab w:val="right" w:leader="dot" w:pos="9627"/>
        </w:tabs>
        <w:rPr>
          <w:rFonts w:asciiTheme="minorHAnsi" w:hAnsiTheme="minorHAnsi" w:eastAsiaTheme="minorEastAsia"/>
          <w:noProof/>
          <w:lang w:eastAsia="es-ES"/>
        </w:rPr>
      </w:pPr>
      <w:hyperlink w:history="1" w:anchor="_Toc140232696">
        <w:r w:rsidRPr="00F256B9">
          <w:rPr>
            <w:rStyle w:val="Hipervnculo"/>
            <w:noProof/>
            <w:lang w:val="en-US"/>
          </w:rPr>
          <w:t>Table 7 Substation 1 Configuration Haunton</w:t>
        </w:r>
        <w:r>
          <w:rPr>
            <w:noProof/>
            <w:webHidden/>
          </w:rPr>
          <w:tab/>
        </w:r>
        <w:r>
          <w:rPr>
            <w:noProof/>
            <w:webHidden/>
          </w:rPr>
          <w:fldChar w:fldCharType="begin"/>
        </w:r>
        <w:r>
          <w:rPr>
            <w:noProof/>
            <w:webHidden/>
          </w:rPr>
          <w:instrText xml:space="preserve"> PAGEREF _Toc140232696 \h </w:instrText>
        </w:r>
        <w:r>
          <w:rPr>
            <w:noProof/>
            <w:webHidden/>
          </w:rPr>
        </w:r>
        <w:r>
          <w:rPr>
            <w:noProof/>
            <w:webHidden/>
          </w:rPr>
          <w:fldChar w:fldCharType="separate"/>
        </w:r>
        <w:r>
          <w:rPr>
            <w:noProof/>
            <w:webHidden/>
          </w:rPr>
          <w:t>4-10</w:t>
        </w:r>
        <w:r>
          <w:rPr>
            <w:noProof/>
            <w:webHidden/>
          </w:rPr>
          <w:fldChar w:fldCharType="end"/>
        </w:r>
      </w:hyperlink>
    </w:p>
    <w:p w:rsidR="002E3794" w:rsidRDefault="002E3794" w14:paraId="56D62168" w14:textId="17E759C0">
      <w:pPr>
        <w:pStyle w:val="Tabladeilustraciones"/>
        <w:tabs>
          <w:tab w:val="right" w:leader="dot" w:pos="9627"/>
        </w:tabs>
        <w:rPr>
          <w:rFonts w:asciiTheme="minorHAnsi" w:hAnsiTheme="minorHAnsi" w:eastAsiaTheme="minorEastAsia"/>
          <w:noProof/>
          <w:lang w:eastAsia="es-ES"/>
        </w:rPr>
      </w:pPr>
      <w:hyperlink w:history="1" w:anchor="_Toc140232697">
        <w:r w:rsidRPr="00F256B9">
          <w:rPr>
            <w:rStyle w:val="Hipervnculo"/>
            <w:noProof/>
            <w:lang w:val="en-US"/>
          </w:rPr>
          <w:t>Table 8 Substation 2 Configuration Haunton</w:t>
        </w:r>
        <w:r>
          <w:rPr>
            <w:noProof/>
            <w:webHidden/>
          </w:rPr>
          <w:tab/>
        </w:r>
        <w:r>
          <w:rPr>
            <w:noProof/>
            <w:webHidden/>
          </w:rPr>
          <w:fldChar w:fldCharType="begin"/>
        </w:r>
        <w:r>
          <w:rPr>
            <w:noProof/>
            <w:webHidden/>
          </w:rPr>
          <w:instrText xml:space="preserve"> PAGEREF _Toc140232697 \h </w:instrText>
        </w:r>
        <w:r>
          <w:rPr>
            <w:noProof/>
            <w:webHidden/>
          </w:rPr>
        </w:r>
        <w:r>
          <w:rPr>
            <w:noProof/>
            <w:webHidden/>
          </w:rPr>
          <w:fldChar w:fldCharType="separate"/>
        </w:r>
        <w:r>
          <w:rPr>
            <w:noProof/>
            <w:webHidden/>
          </w:rPr>
          <w:t>4-10</w:t>
        </w:r>
        <w:r>
          <w:rPr>
            <w:noProof/>
            <w:webHidden/>
          </w:rPr>
          <w:fldChar w:fldCharType="end"/>
        </w:r>
      </w:hyperlink>
    </w:p>
    <w:p w:rsidR="002E3794" w:rsidRDefault="002E3794" w14:paraId="6FCC7802" w14:textId="107BC53B">
      <w:pPr>
        <w:pStyle w:val="Tabladeilustraciones"/>
        <w:tabs>
          <w:tab w:val="right" w:leader="dot" w:pos="9627"/>
        </w:tabs>
        <w:rPr>
          <w:rFonts w:asciiTheme="minorHAnsi" w:hAnsiTheme="minorHAnsi" w:eastAsiaTheme="minorEastAsia"/>
          <w:noProof/>
          <w:lang w:eastAsia="es-ES"/>
        </w:rPr>
      </w:pPr>
      <w:hyperlink w:history="1" w:anchor="_Toc140232698">
        <w:r w:rsidRPr="00F256B9">
          <w:rPr>
            <w:rStyle w:val="Hipervnculo"/>
            <w:noProof/>
            <w:lang w:val="en-US"/>
          </w:rPr>
          <w:t>Table 9 Substation 3 Configuration Haunton</w:t>
        </w:r>
        <w:r>
          <w:rPr>
            <w:noProof/>
            <w:webHidden/>
          </w:rPr>
          <w:tab/>
        </w:r>
        <w:r>
          <w:rPr>
            <w:noProof/>
            <w:webHidden/>
          </w:rPr>
          <w:fldChar w:fldCharType="begin"/>
        </w:r>
        <w:r>
          <w:rPr>
            <w:noProof/>
            <w:webHidden/>
          </w:rPr>
          <w:instrText xml:space="preserve"> PAGEREF _Toc140232698 \h </w:instrText>
        </w:r>
        <w:r>
          <w:rPr>
            <w:noProof/>
            <w:webHidden/>
          </w:rPr>
        </w:r>
        <w:r>
          <w:rPr>
            <w:noProof/>
            <w:webHidden/>
          </w:rPr>
          <w:fldChar w:fldCharType="separate"/>
        </w:r>
        <w:r>
          <w:rPr>
            <w:noProof/>
            <w:webHidden/>
          </w:rPr>
          <w:t>4-10</w:t>
        </w:r>
        <w:r>
          <w:rPr>
            <w:noProof/>
            <w:webHidden/>
          </w:rPr>
          <w:fldChar w:fldCharType="end"/>
        </w:r>
      </w:hyperlink>
    </w:p>
    <w:p w:rsidR="002E3794" w:rsidRDefault="002E3794" w14:paraId="1224CDC7" w14:textId="579A8656">
      <w:pPr>
        <w:pStyle w:val="Tabladeilustraciones"/>
        <w:tabs>
          <w:tab w:val="right" w:leader="dot" w:pos="9627"/>
        </w:tabs>
        <w:rPr>
          <w:rFonts w:asciiTheme="minorHAnsi" w:hAnsiTheme="minorHAnsi" w:eastAsiaTheme="minorEastAsia"/>
          <w:noProof/>
          <w:lang w:eastAsia="es-ES"/>
        </w:rPr>
      </w:pPr>
      <w:hyperlink w:history="1" w:anchor="_Toc140232699">
        <w:r w:rsidRPr="00F256B9">
          <w:rPr>
            <w:rStyle w:val="Hipervnculo"/>
            <w:noProof/>
            <w:lang w:val="en-US"/>
          </w:rPr>
          <w:t>Table 10 Substation 4 Configuration Haunton</w:t>
        </w:r>
        <w:r>
          <w:rPr>
            <w:noProof/>
            <w:webHidden/>
          </w:rPr>
          <w:tab/>
        </w:r>
        <w:r>
          <w:rPr>
            <w:noProof/>
            <w:webHidden/>
          </w:rPr>
          <w:fldChar w:fldCharType="begin"/>
        </w:r>
        <w:r>
          <w:rPr>
            <w:noProof/>
            <w:webHidden/>
          </w:rPr>
          <w:instrText xml:space="preserve"> PAGEREF _Toc140232699 \h </w:instrText>
        </w:r>
        <w:r>
          <w:rPr>
            <w:noProof/>
            <w:webHidden/>
          </w:rPr>
        </w:r>
        <w:r>
          <w:rPr>
            <w:noProof/>
            <w:webHidden/>
          </w:rPr>
          <w:fldChar w:fldCharType="separate"/>
        </w:r>
        <w:r>
          <w:rPr>
            <w:noProof/>
            <w:webHidden/>
          </w:rPr>
          <w:t>4-11</w:t>
        </w:r>
        <w:r>
          <w:rPr>
            <w:noProof/>
            <w:webHidden/>
          </w:rPr>
          <w:fldChar w:fldCharType="end"/>
        </w:r>
      </w:hyperlink>
    </w:p>
    <w:p w:rsidR="002E3794" w:rsidRDefault="002E3794" w14:paraId="28F7183F" w14:textId="6551F144">
      <w:pPr>
        <w:pStyle w:val="Tabladeilustraciones"/>
        <w:tabs>
          <w:tab w:val="right" w:leader="dot" w:pos="9627"/>
        </w:tabs>
        <w:rPr>
          <w:rFonts w:asciiTheme="minorHAnsi" w:hAnsiTheme="minorHAnsi" w:eastAsiaTheme="minorEastAsia"/>
          <w:noProof/>
          <w:lang w:eastAsia="es-ES"/>
        </w:rPr>
      </w:pPr>
      <w:hyperlink w:history="1" w:anchor="_Toc140232700">
        <w:r w:rsidRPr="00F256B9">
          <w:rPr>
            <w:rStyle w:val="Hipervnculo"/>
            <w:noProof/>
            <w:lang w:val="en-US"/>
          </w:rPr>
          <w:t>Table 11 Substation 5 Configuration Haunton</w:t>
        </w:r>
        <w:r>
          <w:rPr>
            <w:noProof/>
            <w:webHidden/>
          </w:rPr>
          <w:tab/>
        </w:r>
        <w:r>
          <w:rPr>
            <w:noProof/>
            <w:webHidden/>
          </w:rPr>
          <w:fldChar w:fldCharType="begin"/>
        </w:r>
        <w:r>
          <w:rPr>
            <w:noProof/>
            <w:webHidden/>
          </w:rPr>
          <w:instrText xml:space="preserve"> PAGEREF _Toc140232700 \h </w:instrText>
        </w:r>
        <w:r>
          <w:rPr>
            <w:noProof/>
            <w:webHidden/>
          </w:rPr>
        </w:r>
        <w:r>
          <w:rPr>
            <w:noProof/>
            <w:webHidden/>
          </w:rPr>
          <w:fldChar w:fldCharType="separate"/>
        </w:r>
        <w:r>
          <w:rPr>
            <w:noProof/>
            <w:webHidden/>
          </w:rPr>
          <w:t>4-11</w:t>
        </w:r>
        <w:r>
          <w:rPr>
            <w:noProof/>
            <w:webHidden/>
          </w:rPr>
          <w:fldChar w:fldCharType="end"/>
        </w:r>
      </w:hyperlink>
    </w:p>
    <w:p w:rsidR="002E3794" w:rsidRDefault="002E3794" w14:paraId="2A69F145" w14:textId="733B9AEF">
      <w:pPr>
        <w:pStyle w:val="Tabladeilustraciones"/>
        <w:tabs>
          <w:tab w:val="right" w:leader="dot" w:pos="9627"/>
        </w:tabs>
        <w:rPr>
          <w:rFonts w:asciiTheme="minorHAnsi" w:hAnsiTheme="minorHAnsi" w:eastAsiaTheme="minorEastAsia"/>
          <w:noProof/>
          <w:lang w:eastAsia="es-ES"/>
        </w:rPr>
      </w:pPr>
      <w:hyperlink w:history="1" w:anchor="_Toc140232701">
        <w:r w:rsidRPr="00F256B9">
          <w:rPr>
            <w:rStyle w:val="Hipervnculo"/>
            <w:noProof/>
            <w:lang w:val="en-US"/>
          </w:rPr>
          <w:t>Table 12 Substation 6 Configuration Haunton</w:t>
        </w:r>
        <w:r>
          <w:rPr>
            <w:noProof/>
            <w:webHidden/>
          </w:rPr>
          <w:tab/>
        </w:r>
        <w:r>
          <w:rPr>
            <w:noProof/>
            <w:webHidden/>
          </w:rPr>
          <w:fldChar w:fldCharType="begin"/>
        </w:r>
        <w:r>
          <w:rPr>
            <w:noProof/>
            <w:webHidden/>
          </w:rPr>
          <w:instrText xml:space="preserve"> PAGEREF _Toc140232701 \h </w:instrText>
        </w:r>
        <w:r>
          <w:rPr>
            <w:noProof/>
            <w:webHidden/>
          </w:rPr>
        </w:r>
        <w:r>
          <w:rPr>
            <w:noProof/>
            <w:webHidden/>
          </w:rPr>
          <w:fldChar w:fldCharType="separate"/>
        </w:r>
        <w:r>
          <w:rPr>
            <w:noProof/>
            <w:webHidden/>
          </w:rPr>
          <w:t>4-11</w:t>
        </w:r>
        <w:r>
          <w:rPr>
            <w:noProof/>
            <w:webHidden/>
          </w:rPr>
          <w:fldChar w:fldCharType="end"/>
        </w:r>
      </w:hyperlink>
    </w:p>
    <w:p w:rsidR="002E3794" w:rsidRDefault="002E3794" w14:paraId="3D59A960" w14:textId="75296EF7">
      <w:pPr>
        <w:pStyle w:val="Tabladeilustraciones"/>
        <w:tabs>
          <w:tab w:val="right" w:leader="dot" w:pos="9627"/>
        </w:tabs>
        <w:rPr>
          <w:rFonts w:asciiTheme="minorHAnsi" w:hAnsiTheme="minorHAnsi" w:eastAsiaTheme="minorEastAsia"/>
          <w:noProof/>
          <w:lang w:eastAsia="es-ES"/>
        </w:rPr>
      </w:pPr>
      <w:hyperlink w:history="1" w:anchor="_Toc140232702">
        <w:r w:rsidRPr="00F256B9">
          <w:rPr>
            <w:rStyle w:val="Hipervnculo"/>
            <w:noProof/>
            <w:lang w:val="en-US"/>
          </w:rPr>
          <w:t>Table 13 Module Model. Mechanical Characteristics</w:t>
        </w:r>
        <w:r>
          <w:rPr>
            <w:noProof/>
            <w:webHidden/>
          </w:rPr>
          <w:tab/>
        </w:r>
        <w:r>
          <w:rPr>
            <w:noProof/>
            <w:webHidden/>
          </w:rPr>
          <w:fldChar w:fldCharType="begin"/>
        </w:r>
        <w:r>
          <w:rPr>
            <w:noProof/>
            <w:webHidden/>
          </w:rPr>
          <w:instrText xml:space="preserve"> PAGEREF _Toc140232702 \h </w:instrText>
        </w:r>
        <w:r>
          <w:rPr>
            <w:noProof/>
            <w:webHidden/>
          </w:rPr>
        </w:r>
        <w:r>
          <w:rPr>
            <w:noProof/>
            <w:webHidden/>
          </w:rPr>
          <w:fldChar w:fldCharType="separate"/>
        </w:r>
        <w:r>
          <w:rPr>
            <w:noProof/>
            <w:webHidden/>
          </w:rPr>
          <w:t>5-12</w:t>
        </w:r>
        <w:r>
          <w:rPr>
            <w:noProof/>
            <w:webHidden/>
          </w:rPr>
          <w:fldChar w:fldCharType="end"/>
        </w:r>
      </w:hyperlink>
    </w:p>
    <w:p w:rsidR="002E3794" w:rsidRDefault="002E3794" w14:paraId="33C3A264" w14:textId="4C17EC73">
      <w:pPr>
        <w:pStyle w:val="Tabladeilustraciones"/>
        <w:tabs>
          <w:tab w:val="right" w:leader="dot" w:pos="9627"/>
        </w:tabs>
        <w:rPr>
          <w:rFonts w:asciiTheme="minorHAnsi" w:hAnsiTheme="minorHAnsi" w:eastAsiaTheme="minorEastAsia"/>
          <w:noProof/>
          <w:lang w:eastAsia="es-ES"/>
        </w:rPr>
      </w:pPr>
      <w:hyperlink w:history="1" w:anchor="_Toc140232703">
        <w:r w:rsidRPr="00F256B9">
          <w:rPr>
            <w:rStyle w:val="Hipervnculo"/>
            <w:noProof/>
            <w:lang w:val="en-US"/>
          </w:rPr>
          <w:t>Table 14 Module Model. Electrical Characteristics</w:t>
        </w:r>
        <w:r>
          <w:rPr>
            <w:noProof/>
            <w:webHidden/>
          </w:rPr>
          <w:tab/>
        </w:r>
        <w:r>
          <w:rPr>
            <w:noProof/>
            <w:webHidden/>
          </w:rPr>
          <w:fldChar w:fldCharType="begin"/>
        </w:r>
        <w:r>
          <w:rPr>
            <w:noProof/>
            <w:webHidden/>
          </w:rPr>
          <w:instrText xml:space="preserve"> PAGEREF _Toc140232703 \h </w:instrText>
        </w:r>
        <w:r>
          <w:rPr>
            <w:noProof/>
            <w:webHidden/>
          </w:rPr>
        </w:r>
        <w:r>
          <w:rPr>
            <w:noProof/>
            <w:webHidden/>
          </w:rPr>
          <w:fldChar w:fldCharType="separate"/>
        </w:r>
        <w:r>
          <w:rPr>
            <w:noProof/>
            <w:webHidden/>
          </w:rPr>
          <w:t>5-12</w:t>
        </w:r>
        <w:r>
          <w:rPr>
            <w:noProof/>
            <w:webHidden/>
          </w:rPr>
          <w:fldChar w:fldCharType="end"/>
        </w:r>
      </w:hyperlink>
    </w:p>
    <w:p w:rsidR="002E3794" w:rsidRDefault="002E3794" w14:paraId="733999FC" w14:textId="7577C1E0">
      <w:pPr>
        <w:pStyle w:val="Tabladeilustraciones"/>
        <w:tabs>
          <w:tab w:val="right" w:leader="dot" w:pos="9627"/>
        </w:tabs>
        <w:rPr>
          <w:rFonts w:asciiTheme="minorHAnsi" w:hAnsiTheme="minorHAnsi" w:eastAsiaTheme="minorEastAsia"/>
          <w:noProof/>
          <w:lang w:eastAsia="es-ES"/>
        </w:rPr>
      </w:pPr>
      <w:hyperlink w:history="1" w:anchor="_Toc140232704">
        <w:r w:rsidRPr="00F256B9">
          <w:rPr>
            <w:rStyle w:val="Hipervnculo"/>
            <w:noProof/>
            <w:lang w:val="en-US"/>
          </w:rPr>
          <w:t>Table 15 Inverter Model</w:t>
        </w:r>
        <w:r>
          <w:rPr>
            <w:noProof/>
            <w:webHidden/>
          </w:rPr>
          <w:tab/>
        </w:r>
        <w:r>
          <w:rPr>
            <w:noProof/>
            <w:webHidden/>
          </w:rPr>
          <w:fldChar w:fldCharType="begin"/>
        </w:r>
        <w:r>
          <w:rPr>
            <w:noProof/>
            <w:webHidden/>
          </w:rPr>
          <w:instrText xml:space="preserve"> PAGEREF _Toc140232704 \h </w:instrText>
        </w:r>
        <w:r>
          <w:rPr>
            <w:noProof/>
            <w:webHidden/>
          </w:rPr>
        </w:r>
        <w:r>
          <w:rPr>
            <w:noProof/>
            <w:webHidden/>
          </w:rPr>
          <w:fldChar w:fldCharType="separate"/>
        </w:r>
        <w:r>
          <w:rPr>
            <w:noProof/>
            <w:webHidden/>
          </w:rPr>
          <w:t>5-13</w:t>
        </w:r>
        <w:r>
          <w:rPr>
            <w:noProof/>
            <w:webHidden/>
          </w:rPr>
          <w:fldChar w:fldCharType="end"/>
        </w:r>
      </w:hyperlink>
    </w:p>
    <w:p w:rsidR="002E3794" w:rsidRDefault="002E3794" w14:paraId="03D55994" w14:textId="663885FF">
      <w:pPr>
        <w:pStyle w:val="Tabladeilustraciones"/>
        <w:tabs>
          <w:tab w:val="right" w:leader="dot" w:pos="9627"/>
        </w:tabs>
        <w:rPr>
          <w:rFonts w:asciiTheme="minorHAnsi" w:hAnsiTheme="minorHAnsi" w:eastAsiaTheme="minorEastAsia"/>
          <w:noProof/>
          <w:lang w:eastAsia="es-ES"/>
        </w:rPr>
      </w:pPr>
      <w:hyperlink w:history="1" w:anchor="_Toc140232705">
        <w:r w:rsidRPr="00F256B9">
          <w:rPr>
            <w:rStyle w:val="Hipervnculo"/>
            <w:noProof/>
            <w:lang w:val="en-US"/>
          </w:rPr>
          <w:t>Table 16 Power Station Model</w:t>
        </w:r>
        <w:r>
          <w:rPr>
            <w:noProof/>
            <w:webHidden/>
          </w:rPr>
          <w:tab/>
        </w:r>
        <w:r>
          <w:rPr>
            <w:noProof/>
            <w:webHidden/>
          </w:rPr>
          <w:fldChar w:fldCharType="begin"/>
        </w:r>
        <w:r>
          <w:rPr>
            <w:noProof/>
            <w:webHidden/>
          </w:rPr>
          <w:instrText xml:space="preserve"> PAGEREF _Toc140232705 \h </w:instrText>
        </w:r>
        <w:r>
          <w:rPr>
            <w:noProof/>
            <w:webHidden/>
          </w:rPr>
        </w:r>
        <w:r>
          <w:rPr>
            <w:noProof/>
            <w:webHidden/>
          </w:rPr>
          <w:fldChar w:fldCharType="separate"/>
        </w:r>
        <w:r>
          <w:rPr>
            <w:noProof/>
            <w:webHidden/>
          </w:rPr>
          <w:t>5-14</w:t>
        </w:r>
        <w:r>
          <w:rPr>
            <w:noProof/>
            <w:webHidden/>
          </w:rPr>
          <w:fldChar w:fldCharType="end"/>
        </w:r>
      </w:hyperlink>
    </w:p>
    <w:p w:rsidR="002E3794" w:rsidRDefault="002E3794" w14:paraId="2ADA2E27" w14:textId="61CEE9D6">
      <w:pPr>
        <w:pStyle w:val="Tabladeilustraciones"/>
        <w:tabs>
          <w:tab w:val="right" w:leader="dot" w:pos="9627"/>
        </w:tabs>
        <w:rPr>
          <w:rFonts w:asciiTheme="minorHAnsi" w:hAnsiTheme="minorHAnsi" w:eastAsiaTheme="minorEastAsia"/>
          <w:noProof/>
          <w:lang w:eastAsia="es-ES"/>
        </w:rPr>
      </w:pPr>
      <w:hyperlink w:history="1" w:anchor="_Toc140232706">
        <w:r w:rsidRPr="00F256B9">
          <w:rPr>
            <w:rStyle w:val="Hipervnculo"/>
            <w:noProof/>
            <w:lang w:val="en-GB"/>
          </w:rPr>
          <w:t>Table 17 PV Structure Model</w:t>
        </w:r>
        <w:r>
          <w:rPr>
            <w:noProof/>
            <w:webHidden/>
          </w:rPr>
          <w:tab/>
        </w:r>
        <w:r>
          <w:rPr>
            <w:noProof/>
            <w:webHidden/>
          </w:rPr>
          <w:fldChar w:fldCharType="begin"/>
        </w:r>
        <w:r>
          <w:rPr>
            <w:noProof/>
            <w:webHidden/>
          </w:rPr>
          <w:instrText xml:space="preserve"> PAGEREF _Toc140232706 \h </w:instrText>
        </w:r>
        <w:r>
          <w:rPr>
            <w:noProof/>
            <w:webHidden/>
          </w:rPr>
        </w:r>
        <w:r>
          <w:rPr>
            <w:noProof/>
            <w:webHidden/>
          </w:rPr>
          <w:fldChar w:fldCharType="separate"/>
        </w:r>
        <w:r>
          <w:rPr>
            <w:noProof/>
            <w:webHidden/>
          </w:rPr>
          <w:t>5-15</w:t>
        </w:r>
        <w:r>
          <w:rPr>
            <w:noProof/>
            <w:webHidden/>
          </w:rPr>
          <w:fldChar w:fldCharType="end"/>
        </w:r>
      </w:hyperlink>
    </w:p>
    <w:p w:rsidR="002E3794" w:rsidRDefault="002E3794" w14:paraId="0F29482A" w14:textId="60118CCC">
      <w:pPr>
        <w:pStyle w:val="Tabladeilustraciones"/>
        <w:tabs>
          <w:tab w:val="right" w:leader="dot" w:pos="9627"/>
        </w:tabs>
        <w:rPr>
          <w:rFonts w:asciiTheme="minorHAnsi" w:hAnsiTheme="minorHAnsi" w:eastAsiaTheme="minorEastAsia"/>
          <w:noProof/>
          <w:lang w:eastAsia="es-ES"/>
        </w:rPr>
      </w:pPr>
      <w:hyperlink w:history="1" w:anchor="_Toc140232707">
        <w:r w:rsidRPr="00F256B9">
          <w:rPr>
            <w:rStyle w:val="Hipervnculo"/>
            <w:noProof/>
          </w:rPr>
          <w:t xml:space="preserve">Table 18 Cabling </w:t>
        </w:r>
        <w:r w:rsidRPr="00F256B9">
          <w:rPr>
            <w:rStyle w:val="Hipervnculo"/>
            <w:noProof/>
            <w:lang w:val="en-GB"/>
          </w:rPr>
          <w:t>Characteristics</w:t>
        </w:r>
        <w:r>
          <w:rPr>
            <w:noProof/>
            <w:webHidden/>
          </w:rPr>
          <w:tab/>
        </w:r>
        <w:r>
          <w:rPr>
            <w:noProof/>
            <w:webHidden/>
          </w:rPr>
          <w:fldChar w:fldCharType="begin"/>
        </w:r>
        <w:r>
          <w:rPr>
            <w:noProof/>
            <w:webHidden/>
          </w:rPr>
          <w:instrText xml:space="preserve"> PAGEREF _Toc140232707 \h </w:instrText>
        </w:r>
        <w:r>
          <w:rPr>
            <w:noProof/>
            <w:webHidden/>
          </w:rPr>
        </w:r>
        <w:r>
          <w:rPr>
            <w:noProof/>
            <w:webHidden/>
          </w:rPr>
          <w:fldChar w:fldCharType="separate"/>
        </w:r>
        <w:r>
          <w:rPr>
            <w:noProof/>
            <w:webHidden/>
          </w:rPr>
          <w:t>5-17</w:t>
        </w:r>
        <w:r>
          <w:rPr>
            <w:noProof/>
            <w:webHidden/>
          </w:rPr>
          <w:fldChar w:fldCharType="end"/>
        </w:r>
      </w:hyperlink>
    </w:p>
    <w:p w:rsidR="002E3794" w:rsidRDefault="002E3794" w14:paraId="3DC23D5D" w14:textId="6673066C">
      <w:pPr>
        <w:pStyle w:val="Tabladeilustraciones"/>
        <w:tabs>
          <w:tab w:val="right" w:leader="dot" w:pos="9627"/>
        </w:tabs>
        <w:rPr>
          <w:rFonts w:asciiTheme="minorHAnsi" w:hAnsiTheme="minorHAnsi" w:eastAsiaTheme="minorEastAsia"/>
          <w:noProof/>
          <w:lang w:eastAsia="es-ES"/>
        </w:rPr>
      </w:pPr>
      <w:hyperlink w:history="1" w:anchor="_Toc140232708">
        <w:r w:rsidRPr="00F256B9">
          <w:rPr>
            <w:rStyle w:val="Hipervnculo"/>
            <w:noProof/>
          </w:rPr>
          <w:t>Table 19 Typical Trench Dimensions</w:t>
        </w:r>
        <w:r>
          <w:rPr>
            <w:noProof/>
            <w:webHidden/>
          </w:rPr>
          <w:tab/>
        </w:r>
        <w:r>
          <w:rPr>
            <w:noProof/>
            <w:webHidden/>
          </w:rPr>
          <w:fldChar w:fldCharType="begin"/>
        </w:r>
        <w:r>
          <w:rPr>
            <w:noProof/>
            <w:webHidden/>
          </w:rPr>
          <w:instrText xml:space="preserve"> PAGEREF _Toc140232708 \h </w:instrText>
        </w:r>
        <w:r>
          <w:rPr>
            <w:noProof/>
            <w:webHidden/>
          </w:rPr>
        </w:r>
        <w:r>
          <w:rPr>
            <w:noProof/>
            <w:webHidden/>
          </w:rPr>
          <w:fldChar w:fldCharType="separate"/>
        </w:r>
        <w:r>
          <w:rPr>
            <w:noProof/>
            <w:webHidden/>
          </w:rPr>
          <w:t>5-17</w:t>
        </w:r>
        <w:r>
          <w:rPr>
            <w:noProof/>
            <w:webHidden/>
          </w:rPr>
          <w:fldChar w:fldCharType="end"/>
        </w:r>
      </w:hyperlink>
    </w:p>
    <w:p w:rsidR="00C148C4" w:rsidP="001574CD" w:rsidRDefault="00851460" w14:paraId="0917C940" w14:textId="4715ECD1">
      <w:pPr>
        <w:pStyle w:val="Prrafo"/>
        <w:rPr>
          <w:highlight w:val="yellow"/>
        </w:rPr>
      </w:pPr>
      <w:r w:rsidRPr="00EF5229">
        <w:rPr>
          <w:highlight w:val="yellow"/>
        </w:rPr>
        <w:fldChar w:fldCharType="end"/>
      </w:r>
    </w:p>
    <w:p w:rsidR="00C148C4" w:rsidRDefault="00C148C4" w14:paraId="665D375D" w14:textId="77777777">
      <w:pPr>
        <w:rPr>
          <w:sz w:val="22"/>
          <w:highlight w:val="yellow"/>
        </w:rPr>
      </w:pPr>
      <w:r>
        <w:rPr>
          <w:highlight w:val="yellow"/>
        </w:rPr>
        <w:br w:type="page"/>
      </w:r>
    </w:p>
    <w:p w:rsidR="009D5C6E" w:rsidP="009D5C6E" w:rsidRDefault="000B6A11" w14:paraId="2B2FA9A2" w14:textId="3BAFAB00">
      <w:pPr>
        <w:pStyle w:val="Ttulo1"/>
        <w:rPr>
          <w:lang w:val="en-US"/>
        </w:rPr>
      </w:pPr>
      <w:bookmarkStart w:name="_Toc140232930" w:id="13"/>
      <w:r>
        <w:rPr>
          <w:lang w:val="en-US"/>
        </w:rPr>
        <w:t>INTRODUCTION</w:t>
      </w:r>
      <w:bookmarkEnd w:id="13"/>
    </w:p>
    <w:p w:rsidR="00A27963" w:rsidP="00DC4E58" w:rsidRDefault="00DC4E58" w14:paraId="780552A0" w14:textId="15228EF1">
      <w:pPr>
        <w:pStyle w:val="Prrafo"/>
        <w:rPr>
          <w:lang w:val="en-GB"/>
        </w:rPr>
      </w:pPr>
      <w:r w:rsidRPr="00DC4E58">
        <w:rPr>
          <w:lang w:val="en-GB"/>
        </w:rPr>
        <w:t xml:space="preserve">This document </w:t>
      </w:r>
      <w:r w:rsidR="006554AF">
        <w:rPr>
          <w:lang w:val="en-GB"/>
        </w:rPr>
        <w:t>describes the PV Project named “</w:t>
      </w:r>
      <w:proofErr w:type="spellStart"/>
      <w:r w:rsidR="00705679">
        <w:rPr>
          <w:lang w:val="en-GB"/>
        </w:rPr>
        <w:t>Hauton</w:t>
      </w:r>
      <w:proofErr w:type="spellEnd"/>
      <w:r w:rsidR="002B3D26">
        <w:rPr>
          <w:lang w:val="en-GB"/>
        </w:rPr>
        <w:t xml:space="preserve"> </w:t>
      </w:r>
      <w:r w:rsidR="00093628">
        <w:rPr>
          <w:lang w:val="en-GB"/>
        </w:rPr>
        <w:t>PV Plant</w:t>
      </w:r>
      <w:r w:rsidR="006554AF">
        <w:rPr>
          <w:lang w:val="en-GB"/>
        </w:rPr>
        <w:t xml:space="preserve">”, with a DC Capacity of </w:t>
      </w:r>
      <w:r w:rsidRPr="002B3D26" w:rsidR="00705679">
        <w:rPr>
          <w:lang w:val="en-GB"/>
        </w:rPr>
        <w:t xml:space="preserve">69,991 </w:t>
      </w:r>
      <w:proofErr w:type="spellStart"/>
      <w:r w:rsidRPr="002B3D26" w:rsidR="00705679">
        <w:rPr>
          <w:lang w:val="en-GB"/>
        </w:rPr>
        <w:t>MWp</w:t>
      </w:r>
      <w:proofErr w:type="spellEnd"/>
      <w:r w:rsidRPr="002B3D26" w:rsidR="00705679">
        <w:rPr>
          <w:lang w:val="en-GB"/>
        </w:rPr>
        <w:t xml:space="preserve"> </w:t>
      </w:r>
      <w:r w:rsidR="00093628">
        <w:rPr>
          <w:lang w:val="en-GB"/>
        </w:rPr>
        <w:t xml:space="preserve">located </w:t>
      </w:r>
      <w:r w:rsidRPr="0054140A" w:rsidR="00705679">
        <w:rPr>
          <w:lang w:val="en-GB"/>
        </w:rPr>
        <w:t xml:space="preserve">near to </w:t>
      </w:r>
      <w:proofErr w:type="spellStart"/>
      <w:r w:rsidRPr="0054140A" w:rsidR="00705679">
        <w:rPr>
          <w:lang w:val="en-GB"/>
        </w:rPr>
        <w:t>Haunton</w:t>
      </w:r>
      <w:proofErr w:type="spellEnd"/>
      <w:r w:rsidRPr="0054140A" w:rsidR="00705679">
        <w:rPr>
          <w:lang w:val="en-GB"/>
        </w:rPr>
        <w:t>, Tamworth (United Kingdom)</w:t>
      </w:r>
      <w:r w:rsidR="00705679">
        <w:rPr>
          <w:lang w:val="en-GB"/>
        </w:rPr>
        <w:t>.</w:t>
      </w:r>
    </w:p>
    <w:p w:rsidRPr="00FA0D0C" w:rsidR="00A27963" w:rsidP="00DC4E58" w:rsidRDefault="00A27963" w14:paraId="4F10C128" w14:textId="3DE9F781">
      <w:pPr>
        <w:pStyle w:val="Prrafo"/>
        <w:rPr>
          <w:lang w:val="en-GB"/>
        </w:rPr>
      </w:pPr>
      <w:r w:rsidRPr="00FA0D0C">
        <w:rPr>
          <w:lang w:val="en-GB"/>
        </w:rPr>
        <w:t xml:space="preserve">The PV Project is divided into </w:t>
      </w:r>
      <w:r w:rsidR="00DF59BA">
        <w:rPr>
          <w:lang w:val="en-GB"/>
        </w:rPr>
        <w:t>six</w:t>
      </w:r>
      <w:r w:rsidRPr="00FA0D0C">
        <w:rPr>
          <w:lang w:val="en-GB"/>
        </w:rPr>
        <w:t xml:space="preserve"> </w:t>
      </w:r>
      <w:r w:rsidRPr="00FA0D0C" w:rsidR="00FA0D0C">
        <w:rPr>
          <w:lang w:val="en-GB"/>
        </w:rPr>
        <w:t>substations:</w:t>
      </w:r>
    </w:p>
    <w:p w:rsidRPr="00FA0D0C" w:rsidR="00A27963" w:rsidP="001E301A" w:rsidRDefault="00FA0D0C" w14:paraId="65611584" w14:textId="762510E0">
      <w:pPr>
        <w:pStyle w:val="L-bala"/>
        <w:rPr>
          <w:lang w:val="en-GB"/>
        </w:rPr>
      </w:pPr>
      <w:r w:rsidRPr="00FA0D0C">
        <w:rPr>
          <w:lang w:val="en-GB"/>
        </w:rPr>
        <w:t>Substation 1</w:t>
      </w:r>
      <w:r w:rsidRPr="00FA0D0C" w:rsidR="001E301A">
        <w:rPr>
          <w:lang w:val="en-GB"/>
        </w:rPr>
        <w:t xml:space="preserve">, </w:t>
      </w:r>
      <w:r w:rsidRPr="00FA0D0C" w:rsidR="00177713">
        <w:rPr>
          <w:lang w:val="en-GB"/>
        </w:rPr>
        <w:t xml:space="preserve">with a </w:t>
      </w:r>
      <w:r w:rsidRPr="00FA0D0C" w:rsidR="001E301A">
        <w:rPr>
          <w:lang w:val="en-GB"/>
        </w:rPr>
        <w:t>DC Capacity</w:t>
      </w:r>
      <w:r w:rsidRPr="00FA0D0C" w:rsidR="00177713">
        <w:rPr>
          <w:lang w:val="en-GB"/>
        </w:rPr>
        <w:t xml:space="preserve"> of</w:t>
      </w:r>
      <w:r w:rsidRPr="00FA0D0C" w:rsidR="00A27963">
        <w:rPr>
          <w:lang w:val="en-GB"/>
        </w:rPr>
        <w:t xml:space="preserve"> </w:t>
      </w:r>
      <w:r w:rsidR="000B6A11">
        <w:rPr>
          <w:lang w:val="en-GB"/>
        </w:rPr>
        <w:t>11,302.</w:t>
      </w:r>
      <w:r w:rsidR="000346CE">
        <w:rPr>
          <w:lang w:val="en-GB"/>
        </w:rPr>
        <w:t>20</w:t>
      </w:r>
      <w:r w:rsidR="00A37640">
        <w:rPr>
          <w:lang w:val="en-GB"/>
        </w:rPr>
        <w:t xml:space="preserve"> </w:t>
      </w:r>
      <w:proofErr w:type="spellStart"/>
      <w:r w:rsidRPr="00FA0D0C">
        <w:rPr>
          <w:lang w:val="en-GB"/>
        </w:rPr>
        <w:t>k</w:t>
      </w:r>
      <w:r w:rsidRPr="00FA0D0C" w:rsidR="001E301A">
        <w:rPr>
          <w:lang w:val="en-GB"/>
        </w:rPr>
        <w:t>Wp</w:t>
      </w:r>
      <w:proofErr w:type="spellEnd"/>
    </w:p>
    <w:p w:rsidR="00A27963" w:rsidP="001E301A" w:rsidRDefault="00FA0D0C" w14:paraId="6ED50D84" w14:textId="31C21897">
      <w:pPr>
        <w:pStyle w:val="L-bala"/>
        <w:rPr>
          <w:lang w:val="en-GB"/>
        </w:rPr>
      </w:pPr>
      <w:r w:rsidRPr="00FA0D0C">
        <w:rPr>
          <w:lang w:val="en-GB"/>
        </w:rPr>
        <w:t>Substation 2</w:t>
      </w:r>
      <w:r w:rsidRPr="00FA0D0C" w:rsidR="001E301A">
        <w:rPr>
          <w:lang w:val="en-GB"/>
        </w:rPr>
        <w:t>,</w:t>
      </w:r>
      <w:r w:rsidRPr="00FA0D0C" w:rsidR="00177713">
        <w:rPr>
          <w:lang w:val="en-GB"/>
        </w:rPr>
        <w:t xml:space="preserve"> with a</w:t>
      </w:r>
      <w:r w:rsidRPr="00FA0D0C" w:rsidR="001E301A">
        <w:rPr>
          <w:lang w:val="en-GB"/>
        </w:rPr>
        <w:t xml:space="preserve"> DC Capacity</w:t>
      </w:r>
      <w:r w:rsidRPr="00FA0D0C" w:rsidR="00177713">
        <w:rPr>
          <w:lang w:val="en-GB"/>
        </w:rPr>
        <w:t xml:space="preserve"> of</w:t>
      </w:r>
      <w:r w:rsidRPr="00FA0D0C" w:rsidR="00A27963">
        <w:rPr>
          <w:lang w:val="en-GB"/>
        </w:rPr>
        <w:t xml:space="preserve"> </w:t>
      </w:r>
      <w:r w:rsidR="000346CE">
        <w:rPr>
          <w:lang w:val="en-GB"/>
        </w:rPr>
        <w:t>11</w:t>
      </w:r>
      <w:r w:rsidR="000B6A11">
        <w:rPr>
          <w:lang w:val="en-GB"/>
        </w:rPr>
        <w:t>,426.</w:t>
      </w:r>
      <w:r w:rsidR="000346CE">
        <w:rPr>
          <w:lang w:val="en-GB"/>
        </w:rPr>
        <w:t>40</w:t>
      </w:r>
      <w:r w:rsidRPr="00FA0D0C" w:rsidR="001E301A">
        <w:rPr>
          <w:lang w:val="en-GB"/>
        </w:rPr>
        <w:t xml:space="preserve"> </w:t>
      </w:r>
      <w:proofErr w:type="spellStart"/>
      <w:r w:rsidRPr="00FA0D0C">
        <w:rPr>
          <w:lang w:val="en-GB"/>
        </w:rPr>
        <w:t>k</w:t>
      </w:r>
      <w:r w:rsidRPr="00FA0D0C" w:rsidR="001E301A">
        <w:rPr>
          <w:lang w:val="en-GB"/>
        </w:rPr>
        <w:t>Wp</w:t>
      </w:r>
      <w:proofErr w:type="spellEnd"/>
    </w:p>
    <w:p w:rsidR="00A37640" w:rsidP="00A37640" w:rsidRDefault="00A37640" w14:paraId="48194F9C" w14:textId="7CED88F1">
      <w:pPr>
        <w:pStyle w:val="L-bala"/>
        <w:rPr>
          <w:lang w:val="en-GB"/>
        </w:rPr>
      </w:pPr>
      <w:r>
        <w:rPr>
          <w:lang w:val="en-GB"/>
        </w:rPr>
        <w:t>Substation 3</w:t>
      </w:r>
      <w:r w:rsidRPr="00FA0D0C">
        <w:rPr>
          <w:lang w:val="en-GB"/>
        </w:rPr>
        <w:t xml:space="preserve">, with a DC Capacity of </w:t>
      </w:r>
      <w:r w:rsidR="000B6A11">
        <w:rPr>
          <w:lang w:val="en-GB"/>
        </w:rPr>
        <w:t>10</w:t>
      </w:r>
      <w:r w:rsidR="003D3D4F">
        <w:rPr>
          <w:lang w:val="en-GB"/>
        </w:rPr>
        <w:t>,898</w:t>
      </w:r>
      <w:r w:rsidR="000B6A11">
        <w:rPr>
          <w:lang w:val="en-GB"/>
        </w:rPr>
        <w:t>.</w:t>
      </w:r>
      <w:r w:rsidR="003D3D4F">
        <w:rPr>
          <w:lang w:val="en-GB"/>
        </w:rPr>
        <w:t>50</w:t>
      </w:r>
      <w:r w:rsidRPr="00FA0D0C">
        <w:rPr>
          <w:lang w:val="en-GB"/>
        </w:rPr>
        <w:t xml:space="preserve"> </w:t>
      </w:r>
      <w:proofErr w:type="spellStart"/>
      <w:r w:rsidRPr="00FA0D0C">
        <w:rPr>
          <w:lang w:val="en-GB"/>
        </w:rPr>
        <w:t>kWp</w:t>
      </w:r>
      <w:proofErr w:type="spellEnd"/>
    </w:p>
    <w:p w:rsidRPr="00A37640" w:rsidR="00705679" w:rsidP="00705679" w:rsidRDefault="00705679" w14:paraId="346AB8C4" w14:textId="44D7C160">
      <w:pPr>
        <w:pStyle w:val="L-bala"/>
        <w:rPr>
          <w:lang w:val="en-GB"/>
        </w:rPr>
      </w:pPr>
      <w:r>
        <w:rPr>
          <w:lang w:val="en-GB"/>
        </w:rPr>
        <w:t>Substation 4</w:t>
      </w:r>
      <w:r w:rsidRPr="00FA0D0C">
        <w:rPr>
          <w:lang w:val="en-GB"/>
        </w:rPr>
        <w:t xml:space="preserve">, with a DC Capacity of </w:t>
      </w:r>
      <w:r w:rsidR="000B6A11">
        <w:rPr>
          <w:lang w:val="en-GB"/>
        </w:rPr>
        <w:t>12,263.67</w:t>
      </w:r>
      <w:r w:rsidRPr="00FA0D0C">
        <w:rPr>
          <w:lang w:val="en-GB"/>
        </w:rPr>
        <w:t xml:space="preserve"> </w:t>
      </w:r>
      <w:proofErr w:type="spellStart"/>
      <w:r w:rsidRPr="00FA0D0C">
        <w:rPr>
          <w:lang w:val="en-GB"/>
        </w:rPr>
        <w:t>kWp</w:t>
      </w:r>
      <w:proofErr w:type="spellEnd"/>
    </w:p>
    <w:p w:rsidRPr="00A37640" w:rsidR="00705679" w:rsidP="00705679" w:rsidRDefault="00705679" w14:paraId="5EDDE368" w14:textId="1AE5D2A2">
      <w:pPr>
        <w:pStyle w:val="L-bala"/>
        <w:rPr>
          <w:lang w:val="en-GB"/>
        </w:rPr>
      </w:pPr>
      <w:r>
        <w:rPr>
          <w:lang w:val="en-GB"/>
        </w:rPr>
        <w:t>Substation 5</w:t>
      </w:r>
      <w:r w:rsidRPr="00FA0D0C">
        <w:rPr>
          <w:lang w:val="en-GB"/>
        </w:rPr>
        <w:t xml:space="preserve">, with a DC Capacity of </w:t>
      </w:r>
      <w:r w:rsidR="000346CE">
        <w:rPr>
          <w:lang w:val="en-GB"/>
        </w:rPr>
        <w:t>12</w:t>
      </w:r>
      <w:r w:rsidR="000B6A11">
        <w:rPr>
          <w:lang w:val="en-GB"/>
        </w:rPr>
        <w:t>,250.</w:t>
      </w:r>
      <w:r w:rsidR="000346CE">
        <w:rPr>
          <w:lang w:val="en-GB"/>
        </w:rPr>
        <w:t>44</w:t>
      </w:r>
      <w:r w:rsidRPr="00FA0D0C">
        <w:rPr>
          <w:lang w:val="en-GB"/>
        </w:rPr>
        <w:t xml:space="preserve"> </w:t>
      </w:r>
      <w:proofErr w:type="spellStart"/>
      <w:r w:rsidRPr="00FA0D0C">
        <w:rPr>
          <w:lang w:val="en-GB"/>
        </w:rPr>
        <w:t>kWp</w:t>
      </w:r>
      <w:proofErr w:type="spellEnd"/>
    </w:p>
    <w:p w:rsidRPr="00705679" w:rsidR="00705679" w:rsidP="00705679" w:rsidRDefault="00705679" w14:paraId="578612BA" w14:textId="5132D7AF">
      <w:pPr>
        <w:pStyle w:val="L-bala"/>
        <w:rPr>
          <w:lang w:val="en-GB"/>
        </w:rPr>
      </w:pPr>
      <w:r>
        <w:rPr>
          <w:lang w:val="en-GB"/>
        </w:rPr>
        <w:t>Substation 6</w:t>
      </w:r>
      <w:r w:rsidRPr="00FA0D0C">
        <w:rPr>
          <w:lang w:val="en-GB"/>
        </w:rPr>
        <w:t xml:space="preserve">, with a DC Capacity of </w:t>
      </w:r>
      <w:r w:rsidR="000B6A11">
        <w:rPr>
          <w:lang w:val="en-GB"/>
        </w:rPr>
        <w:t>11,850.</w:t>
      </w:r>
      <w:r w:rsidR="000346CE">
        <w:rPr>
          <w:lang w:val="en-GB"/>
        </w:rPr>
        <w:t>30</w:t>
      </w:r>
      <w:r w:rsidRPr="00FA0D0C">
        <w:rPr>
          <w:lang w:val="en-GB"/>
        </w:rPr>
        <w:t xml:space="preserve"> </w:t>
      </w:r>
      <w:proofErr w:type="spellStart"/>
      <w:r w:rsidRPr="00FA0D0C">
        <w:rPr>
          <w:lang w:val="en-GB"/>
        </w:rPr>
        <w:t>kWp</w:t>
      </w:r>
      <w:proofErr w:type="spellEnd"/>
    </w:p>
    <w:p w:rsidR="0055416F" w:rsidP="002B3D26" w:rsidRDefault="0055416F" w14:paraId="628C9B9E" w14:textId="7BBDE98D">
      <w:pPr>
        <w:pStyle w:val="Prrafo"/>
        <w:rPr>
          <w:lang w:val="en-GB"/>
        </w:rPr>
      </w:pPr>
      <w:r>
        <w:rPr>
          <w:lang w:val="en-GB"/>
        </w:rPr>
        <w:t>T</w:t>
      </w:r>
      <w:r w:rsidR="006554AF">
        <w:rPr>
          <w:lang w:val="en-GB"/>
        </w:rPr>
        <w:t xml:space="preserve">his document provides a brief overview of the PV </w:t>
      </w:r>
      <w:r>
        <w:rPr>
          <w:lang w:val="en-GB"/>
        </w:rPr>
        <w:t>s</w:t>
      </w:r>
      <w:r w:rsidR="00887818">
        <w:rPr>
          <w:lang w:val="en-GB"/>
        </w:rPr>
        <w:t>ystem and its main equipment</w:t>
      </w:r>
      <w:r w:rsidR="00DA265E">
        <w:rPr>
          <w:lang w:val="en-GB"/>
        </w:rPr>
        <w:t xml:space="preserve"> and quantities</w:t>
      </w:r>
      <w:r w:rsidR="006554AF">
        <w:rPr>
          <w:lang w:val="en-GB"/>
        </w:rPr>
        <w:t xml:space="preserve">, as well as the </w:t>
      </w:r>
      <w:r>
        <w:rPr>
          <w:lang w:val="en-GB"/>
        </w:rPr>
        <w:t>s</w:t>
      </w:r>
      <w:r w:rsidR="006554AF">
        <w:rPr>
          <w:lang w:val="en-GB"/>
        </w:rPr>
        <w:t xml:space="preserve">ystem </w:t>
      </w:r>
      <w:r>
        <w:rPr>
          <w:lang w:val="en-GB"/>
        </w:rPr>
        <w:t>c</w:t>
      </w:r>
      <w:r w:rsidR="006554AF">
        <w:rPr>
          <w:lang w:val="en-GB"/>
        </w:rPr>
        <w:t>onfiguration.</w:t>
      </w:r>
      <w:r>
        <w:rPr>
          <w:lang w:val="en-GB"/>
        </w:rPr>
        <w:br w:type="page"/>
      </w:r>
    </w:p>
    <w:p w:rsidR="009D5C6E" w:rsidP="0055416F" w:rsidRDefault="000B6A11" w14:paraId="2FE9512E" w14:textId="3F46569D">
      <w:pPr>
        <w:pStyle w:val="Ttulo1"/>
        <w:rPr>
          <w:lang w:val="en-US"/>
        </w:rPr>
      </w:pPr>
      <w:bookmarkStart w:name="_Toc140232931" w:id="14"/>
      <w:r>
        <w:rPr>
          <w:lang w:val="en-US"/>
        </w:rPr>
        <w:t>INVOLVED PARTIES INFORMATION</w:t>
      </w:r>
      <w:bookmarkEnd w:id="14"/>
    </w:p>
    <w:p w:rsidRPr="00851AD9" w:rsidR="0055416F" w:rsidP="0055416F" w:rsidRDefault="0055416F" w14:paraId="57728F78" w14:textId="71AEA896">
      <w:pPr>
        <w:pStyle w:val="Prrafo"/>
        <w:rPr>
          <w:lang w:val="en-GB"/>
        </w:rPr>
      </w:pPr>
      <w:r w:rsidRPr="00851AD9">
        <w:rPr>
          <w:lang w:val="en-GB"/>
        </w:rPr>
        <w:t xml:space="preserve">The </w:t>
      </w:r>
      <w:r w:rsidRPr="00851AD9" w:rsidR="00C37694">
        <w:rPr>
          <w:lang w:val="en-GB"/>
        </w:rPr>
        <w:t xml:space="preserve">preliminary </w:t>
      </w:r>
      <w:r w:rsidRPr="00851AD9">
        <w:rPr>
          <w:lang w:val="en-GB"/>
        </w:rPr>
        <w:t xml:space="preserve">design of the plant </w:t>
      </w:r>
      <w:r w:rsidRPr="00851AD9" w:rsidR="002411CB">
        <w:rPr>
          <w:lang w:val="en-GB"/>
        </w:rPr>
        <w:t>was</w:t>
      </w:r>
      <w:r w:rsidRPr="00851AD9" w:rsidR="00FD3ABF">
        <w:rPr>
          <w:lang w:val="en-GB"/>
        </w:rPr>
        <w:t xml:space="preserve"> </w:t>
      </w:r>
      <w:r w:rsidRPr="00851AD9">
        <w:rPr>
          <w:lang w:val="en-GB"/>
        </w:rPr>
        <w:t xml:space="preserve">undertaken by </w:t>
      </w:r>
      <w:r w:rsidRPr="00851AD9" w:rsidR="00D32676">
        <w:rPr>
          <w:lang w:val="en-GB"/>
        </w:rPr>
        <w:t>METKA-</w:t>
      </w:r>
      <w:r w:rsidRPr="00851AD9" w:rsidR="00851AD9">
        <w:rPr>
          <w:lang w:val="en-GB"/>
        </w:rPr>
        <w:t>EGN</w:t>
      </w:r>
      <w:r w:rsidRPr="00851AD9" w:rsidR="00BD742F">
        <w:rPr>
          <w:lang w:val="en-GB"/>
        </w:rPr>
        <w:t xml:space="preserve"> and provided to EAI</w:t>
      </w:r>
      <w:r w:rsidRPr="00851AD9">
        <w:rPr>
          <w:lang w:val="en-GB"/>
        </w:rPr>
        <w:t>. The PV system and its main components</w:t>
      </w:r>
      <w:r w:rsidRPr="00851AD9" w:rsidR="00DA265E">
        <w:rPr>
          <w:lang w:val="en-GB"/>
        </w:rPr>
        <w:t xml:space="preserve"> and quantities</w:t>
      </w:r>
      <w:r w:rsidRPr="00851AD9">
        <w:rPr>
          <w:lang w:val="en-GB"/>
        </w:rPr>
        <w:t xml:space="preserve"> (modules, inverters, power stations, structure</w:t>
      </w:r>
      <w:r w:rsidRPr="00851AD9" w:rsidR="00DA265E">
        <w:rPr>
          <w:lang w:val="en-GB"/>
        </w:rPr>
        <w:t>s</w:t>
      </w:r>
      <w:r w:rsidRPr="00851AD9">
        <w:rPr>
          <w:lang w:val="en-GB"/>
        </w:rPr>
        <w:t xml:space="preserve">) as well as the system configuration is </w:t>
      </w:r>
      <w:r w:rsidRPr="00851AD9" w:rsidR="002411CB">
        <w:rPr>
          <w:lang w:val="en-GB"/>
        </w:rPr>
        <w:t xml:space="preserve">preliminary </w:t>
      </w:r>
      <w:r w:rsidRPr="00851AD9">
        <w:rPr>
          <w:lang w:val="en-GB"/>
        </w:rPr>
        <w:t xml:space="preserve">defined and provided by </w:t>
      </w:r>
      <w:r w:rsidRPr="00851AD9" w:rsidR="00D32676">
        <w:rPr>
          <w:lang w:val="en-GB"/>
        </w:rPr>
        <w:t>METKA-</w:t>
      </w:r>
      <w:r w:rsidRPr="00851AD9" w:rsidR="00851AD9">
        <w:rPr>
          <w:lang w:val="en-GB"/>
        </w:rPr>
        <w:t>EGN</w:t>
      </w:r>
      <w:r w:rsidRPr="00851AD9" w:rsidR="00D32676">
        <w:rPr>
          <w:lang w:val="en-GB"/>
        </w:rPr>
        <w:t xml:space="preserve"> </w:t>
      </w:r>
      <w:r w:rsidRPr="00851AD9" w:rsidR="00BD742F">
        <w:rPr>
          <w:lang w:val="en-GB"/>
        </w:rPr>
        <w:t>to EAI</w:t>
      </w:r>
      <w:r w:rsidRPr="00851AD9" w:rsidR="00DA265E">
        <w:rPr>
          <w:lang w:val="en-GB"/>
        </w:rPr>
        <w:t>.</w:t>
      </w:r>
    </w:p>
    <w:p w:rsidR="00642BF1" w:rsidP="0055416F" w:rsidRDefault="0055416F" w14:paraId="7D6EB35B" w14:textId="766DAD7F">
      <w:pPr>
        <w:pStyle w:val="Prrafo"/>
        <w:rPr>
          <w:lang w:val="en-GB"/>
        </w:rPr>
      </w:pPr>
      <w:r w:rsidRPr="00851AD9">
        <w:rPr>
          <w:lang w:val="en-GB"/>
        </w:rPr>
        <w:t xml:space="preserve">EAI will undertake the detailed engineering based on </w:t>
      </w:r>
      <w:r w:rsidRPr="00851AD9" w:rsidR="00D32676">
        <w:rPr>
          <w:lang w:val="en-GB"/>
        </w:rPr>
        <w:t>METKA-</w:t>
      </w:r>
      <w:r w:rsidRPr="00851AD9" w:rsidR="00851AD9">
        <w:rPr>
          <w:lang w:val="en-GB"/>
        </w:rPr>
        <w:t>EGN</w:t>
      </w:r>
      <w:r w:rsidRPr="00851AD9">
        <w:rPr>
          <w:lang w:val="en-GB"/>
        </w:rPr>
        <w:t xml:space="preserve"> </w:t>
      </w:r>
      <w:r w:rsidRPr="00851AD9" w:rsidR="00C37694">
        <w:rPr>
          <w:lang w:val="en-GB"/>
        </w:rPr>
        <w:t xml:space="preserve">preliminary </w:t>
      </w:r>
      <w:r w:rsidRPr="00851AD9">
        <w:rPr>
          <w:lang w:val="en-GB"/>
        </w:rPr>
        <w:t>design</w:t>
      </w:r>
      <w:r w:rsidRPr="00851AD9" w:rsidR="002411CB">
        <w:rPr>
          <w:lang w:val="en-GB"/>
        </w:rPr>
        <w:t xml:space="preserve"> and the provided equipment technical information</w:t>
      </w:r>
      <w:r w:rsidRPr="00851AD9">
        <w:rPr>
          <w:lang w:val="en-GB"/>
        </w:rPr>
        <w:t>.</w:t>
      </w:r>
    </w:p>
    <w:p w:rsidR="00CF1CF5" w:rsidP="0055416F" w:rsidRDefault="00CF1CF5" w14:paraId="68A5DB31" w14:textId="09649872">
      <w:pPr>
        <w:pStyle w:val="Prrafo"/>
        <w:rPr>
          <w:lang w:val="en-GB"/>
        </w:rPr>
      </w:pPr>
      <w:r>
        <w:rPr>
          <w:lang w:val="en-GB"/>
        </w:rPr>
        <w:t>The design is developed following the criteria established in references [1], [2] and [3]</w:t>
      </w:r>
    </w:p>
    <w:p w:rsidR="00C148C4" w:rsidP="001679AC" w:rsidRDefault="001679AC" w14:paraId="60DFD4B7" w14:textId="14060886">
      <w:pPr>
        <w:pStyle w:val="Prrafo"/>
        <w:rPr>
          <w:rFonts w:asciiTheme="minorHAnsi" w:hAnsiTheme="minorHAnsi" w:cstheme="minorHAnsi"/>
          <w:lang w:val="en-GB"/>
        </w:rPr>
      </w:pPr>
      <w:r>
        <w:rPr>
          <w:rFonts w:asciiTheme="minorHAnsi" w:hAnsiTheme="minorHAnsi" w:cstheme="minorHAnsi"/>
          <w:lang w:val="en-GB"/>
        </w:rPr>
        <w:t>G</w:t>
      </w:r>
      <w:r w:rsidRPr="00162BC7">
        <w:rPr>
          <w:rFonts w:asciiTheme="minorHAnsi" w:hAnsiTheme="minorHAnsi" w:cstheme="minorHAnsi"/>
          <w:lang w:val="en-GB"/>
        </w:rPr>
        <w:t xml:space="preserve">rid </w:t>
      </w:r>
      <w:r w:rsidR="00CF1CF5">
        <w:rPr>
          <w:rFonts w:asciiTheme="minorHAnsi" w:hAnsiTheme="minorHAnsi" w:cstheme="minorHAnsi"/>
          <w:lang w:val="en-GB"/>
        </w:rPr>
        <w:t>is</w:t>
      </w:r>
      <w:r w:rsidRPr="00162BC7">
        <w:rPr>
          <w:rFonts w:asciiTheme="minorHAnsi" w:hAnsiTheme="minorHAnsi" w:cstheme="minorHAnsi"/>
          <w:lang w:val="en-GB"/>
        </w:rPr>
        <w:t xml:space="preserve"> out of EAI’s scope of works</w:t>
      </w:r>
      <w:r w:rsidR="00C148C4">
        <w:rPr>
          <w:rFonts w:asciiTheme="minorHAnsi" w:hAnsiTheme="minorHAnsi" w:cstheme="minorHAnsi"/>
          <w:lang w:val="en-GB"/>
        </w:rPr>
        <w:t>.</w:t>
      </w:r>
    </w:p>
    <w:p w:rsidR="00642BF1" w:rsidRDefault="00642BF1" w14:paraId="58E26D92" w14:textId="77777777">
      <w:pPr>
        <w:rPr>
          <w:sz w:val="22"/>
          <w:lang w:val="en-GB"/>
        </w:rPr>
      </w:pPr>
      <w:r>
        <w:rPr>
          <w:lang w:val="en-GB"/>
        </w:rPr>
        <w:br w:type="page"/>
      </w:r>
    </w:p>
    <w:p w:rsidR="009D5C6E" w:rsidP="0055416F" w:rsidRDefault="00851AD9" w14:paraId="085EC0FD" w14:textId="7F369642">
      <w:pPr>
        <w:pStyle w:val="Ttulo1"/>
        <w:rPr>
          <w:lang w:val="en-US"/>
        </w:rPr>
      </w:pPr>
      <w:bookmarkStart w:name="_Toc140232932" w:id="15"/>
      <w:r>
        <w:rPr>
          <w:lang w:val="en-US"/>
        </w:rPr>
        <w:t>SITE AREA INFORMATION</w:t>
      </w:r>
      <w:bookmarkEnd w:id="15"/>
    </w:p>
    <w:p w:rsidR="00DC4E58" w:rsidP="00DC4E58" w:rsidRDefault="00851AD9" w14:paraId="3C22548E" w14:textId="63A440FB">
      <w:pPr>
        <w:pStyle w:val="Ttulo2"/>
        <w:rPr>
          <w:lang w:val="en-US"/>
        </w:rPr>
      </w:pPr>
      <w:bookmarkStart w:name="_Toc140232933" w:id="16"/>
      <w:r>
        <w:rPr>
          <w:lang w:val="en-US"/>
        </w:rPr>
        <w:t>SITE LOCATION</w:t>
      </w:r>
      <w:bookmarkEnd w:id="16"/>
    </w:p>
    <w:p w:rsidR="00846600" w:rsidP="00BE737D" w:rsidRDefault="00BE737D" w14:paraId="6A053E63" w14:textId="45EC4E82">
      <w:pPr>
        <w:pStyle w:val="Prrafo"/>
        <w:rPr>
          <w:lang w:val="en-GB"/>
        </w:rPr>
      </w:pPr>
      <w:r w:rsidRPr="00BE737D">
        <w:rPr>
          <w:lang w:val="en-GB"/>
        </w:rPr>
        <w:t>The site is loc</w:t>
      </w:r>
      <w:r>
        <w:rPr>
          <w:lang w:val="en-GB"/>
        </w:rPr>
        <w:t>ated</w:t>
      </w:r>
      <w:r w:rsidR="00177713">
        <w:rPr>
          <w:lang w:val="en-GB"/>
        </w:rPr>
        <w:t xml:space="preserve"> </w:t>
      </w:r>
      <w:r w:rsidR="00851AD9">
        <w:rPr>
          <w:lang w:val="en-GB"/>
        </w:rPr>
        <w:t>about 37 km west of Leicester, U</w:t>
      </w:r>
      <w:r w:rsidR="00846600">
        <w:rPr>
          <w:lang w:val="en-GB"/>
        </w:rPr>
        <w:t xml:space="preserve">nited Kingdom. </w:t>
      </w:r>
      <w:r w:rsidRPr="00846600" w:rsidR="00846600">
        <w:rPr>
          <w:lang w:val="en-GB"/>
        </w:rPr>
        <w:t xml:space="preserve">The villages of </w:t>
      </w:r>
      <w:proofErr w:type="spellStart"/>
      <w:r w:rsidRPr="00846600" w:rsidR="00846600">
        <w:rPr>
          <w:lang w:val="en-GB"/>
        </w:rPr>
        <w:t>Haunton</w:t>
      </w:r>
      <w:proofErr w:type="spellEnd"/>
      <w:r w:rsidRPr="00846600" w:rsidR="00846600">
        <w:rPr>
          <w:lang w:val="en-GB"/>
        </w:rPr>
        <w:t xml:space="preserve"> and </w:t>
      </w:r>
      <w:proofErr w:type="spellStart"/>
      <w:r w:rsidRPr="00846600" w:rsidR="00846600">
        <w:rPr>
          <w:lang w:val="en-GB"/>
        </w:rPr>
        <w:t>Harlaston</w:t>
      </w:r>
      <w:proofErr w:type="spellEnd"/>
      <w:r w:rsidRPr="00846600" w:rsidR="00846600">
        <w:rPr>
          <w:lang w:val="en-GB"/>
        </w:rPr>
        <w:t xml:space="preserve"> lie approximately 500m to the north east and 700m to the </w:t>
      </w:r>
      <w:proofErr w:type="gramStart"/>
      <w:r w:rsidRPr="00846600" w:rsidR="00846600">
        <w:rPr>
          <w:lang w:val="en-GB"/>
        </w:rPr>
        <w:t>north</w:t>
      </w:r>
      <w:r w:rsidR="00846600">
        <w:rPr>
          <w:lang w:val="en-GB"/>
        </w:rPr>
        <w:t xml:space="preserve"> </w:t>
      </w:r>
      <w:r w:rsidRPr="00846600" w:rsidR="00846600">
        <w:rPr>
          <w:lang w:val="en-GB"/>
        </w:rPr>
        <w:t>west</w:t>
      </w:r>
      <w:proofErr w:type="gramEnd"/>
      <w:r w:rsidRPr="00846600" w:rsidR="00846600">
        <w:rPr>
          <w:lang w:val="en-GB"/>
        </w:rPr>
        <w:t xml:space="preserve"> of the site respectively.</w:t>
      </w:r>
    </w:p>
    <w:p w:rsidR="00846600" w:rsidP="00846600" w:rsidRDefault="00846600" w14:paraId="7C9DFEFB" w14:textId="53EA7103">
      <w:pPr>
        <w:pStyle w:val="Prrafo"/>
        <w:rPr>
          <w:lang w:val="en-GB"/>
        </w:rPr>
      </w:pPr>
      <w:r w:rsidRPr="00846600">
        <w:rPr>
          <w:lang w:val="en-GB"/>
        </w:rPr>
        <w:t>The site is irregular in shape and comprises agricultural fields, each separated and contained by</w:t>
      </w:r>
      <w:r w:rsidR="005F44B9">
        <w:rPr>
          <w:lang w:val="en-GB"/>
        </w:rPr>
        <w:t xml:space="preserve"> </w:t>
      </w:r>
      <w:r w:rsidRPr="00846600">
        <w:rPr>
          <w:lang w:val="en-GB"/>
        </w:rPr>
        <w:t>established hedgerows with occasional trees.</w:t>
      </w:r>
    </w:p>
    <w:p w:rsidR="00BE737D" w:rsidP="00BE737D" w:rsidRDefault="00DF59BA" w14:paraId="335B35C7" w14:textId="39891769">
      <w:pPr>
        <w:pStyle w:val="Prrafo"/>
        <w:jc w:val="center"/>
        <w:rPr>
          <w:lang w:val="en-GB"/>
        </w:rPr>
      </w:pPr>
      <w:r w:rsidRPr="0054140A">
        <w:rPr>
          <w:noProof/>
          <w:lang w:eastAsia="es-ES"/>
        </w:rPr>
        <w:drawing>
          <wp:inline distT="0" distB="0" distL="0" distR="0" wp14:anchorId="1FA9BDE2" wp14:editId="4DE65567">
            <wp:extent cx="5649686" cy="3284169"/>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3476" cy="3292185"/>
                    </a:xfrm>
                    <a:prstGeom prst="rect">
                      <a:avLst/>
                    </a:prstGeom>
                  </pic:spPr>
                </pic:pic>
              </a:graphicData>
            </a:graphic>
          </wp:inline>
        </w:drawing>
      </w:r>
    </w:p>
    <w:p w:rsidRPr="000B0681" w:rsidR="003D4BE6" w:rsidP="003D4BE6" w:rsidRDefault="003D4BE6" w14:paraId="44CB1153" w14:textId="52FC7718">
      <w:pPr>
        <w:pStyle w:val="Descripcin"/>
        <w:jc w:val="center"/>
        <w:rPr>
          <w:lang w:val="en-US"/>
        </w:rPr>
      </w:pPr>
      <w:r w:rsidRPr="002B3D26">
        <w:rPr>
          <w:lang w:val="en-GB"/>
        </w:rPr>
        <w:t xml:space="preserve">Figure </w:t>
      </w:r>
      <w:r w:rsidRPr="008068F4">
        <w:rPr>
          <w:lang w:val="en-US"/>
        </w:rPr>
        <w:t>1</w:t>
      </w:r>
      <w:r w:rsidRPr="002B3D26">
        <w:rPr>
          <w:lang w:val="en-GB"/>
        </w:rPr>
        <w:t xml:space="preserve"> </w:t>
      </w:r>
      <w:r>
        <w:rPr>
          <w:lang w:val="en-GB"/>
        </w:rPr>
        <w:t>Site location</w:t>
      </w:r>
    </w:p>
    <w:p w:rsidRPr="0083038F" w:rsidR="00BE737D" w:rsidP="00BE737D" w:rsidRDefault="006B39AF" w14:paraId="6C19C73F" w14:textId="4B0089DD">
      <w:pPr>
        <w:pStyle w:val="Prrafo"/>
        <w:rPr>
          <w:lang w:val="en-GB"/>
        </w:rPr>
      </w:pPr>
      <w:r>
        <w:rPr>
          <w:lang w:val="en-GB"/>
        </w:rPr>
        <w:t xml:space="preserve">Project </w:t>
      </w:r>
      <w:r w:rsidRPr="0083038F" w:rsidR="00BE737D">
        <w:rPr>
          <w:lang w:val="en-GB"/>
        </w:rPr>
        <w:t>Site</w:t>
      </w:r>
      <w:r w:rsidR="009F7CF3">
        <w:rPr>
          <w:lang w:val="en-GB"/>
        </w:rPr>
        <w:t xml:space="preserve"> UTM</w:t>
      </w:r>
      <w:r w:rsidRPr="0083038F" w:rsidR="00BE737D">
        <w:rPr>
          <w:lang w:val="en-GB"/>
        </w:rPr>
        <w:t xml:space="preserve"> Coordinates:</w:t>
      </w:r>
    </w:p>
    <w:tbl>
      <w:tblPr>
        <w:tblStyle w:val="Tablaconcuadrcula"/>
        <w:tblW w:w="0" w:type="auto"/>
        <w:jc w:val="center"/>
        <w:tblLook w:val="04A0" w:firstRow="1" w:lastRow="0" w:firstColumn="1" w:lastColumn="0" w:noHBand="0" w:noVBand="1"/>
      </w:tblPr>
      <w:tblGrid>
        <w:gridCol w:w="1095"/>
        <w:gridCol w:w="1695"/>
      </w:tblGrid>
      <w:tr w:rsidRPr="002764DE" w:rsidR="00BE737D" w:rsidTr="00642BF1" w14:paraId="153ECFB8" w14:textId="77777777">
        <w:trPr>
          <w:jc w:val="center"/>
        </w:trPr>
        <w:tc>
          <w:tcPr>
            <w:tcW w:w="0" w:type="auto"/>
          </w:tcPr>
          <w:p w:rsidRPr="002764DE" w:rsidR="00BE737D" w:rsidP="002764DE" w:rsidRDefault="00851AD9" w14:paraId="4EE627D5" w14:textId="3DB052AF">
            <w:pPr>
              <w:pStyle w:val="Tabla-FiguraEstilo"/>
            </w:pPr>
            <w:proofErr w:type="spellStart"/>
            <w:r>
              <w:t>Latitude</w:t>
            </w:r>
            <w:proofErr w:type="spellEnd"/>
          </w:p>
        </w:tc>
        <w:tc>
          <w:tcPr>
            <w:tcW w:w="0" w:type="auto"/>
          </w:tcPr>
          <w:p w:rsidRPr="000C3766" w:rsidR="00BE737D" w:rsidP="002764DE" w:rsidRDefault="00DF59BA" w14:paraId="6E92EA99" w14:textId="133A4569">
            <w:pPr>
              <w:pStyle w:val="Tabla-FiguraEstilo"/>
              <w:rPr>
                <w:highlight w:val="yellow"/>
              </w:rPr>
            </w:pPr>
            <w:r w:rsidRPr="001D2E06">
              <w:t xml:space="preserve">590558.00 </w:t>
            </w:r>
            <w:r w:rsidRPr="00687BC6" w:rsidR="009F7CF3">
              <w:t>m E</w:t>
            </w:r>
          </w:p>
        </w:tc>
      </w:tr>
      <w:tr w:rsidRPr="002764DE" w:rsidR="00BE737D" w:rsidTr="00642BF1" w14:paraId="651845A1" w14:textId="77777777">
        <w:trPr>
          <w:jc w:val="center"/>
        </w:trPr>
        <w:tc>
          <w:tcPr>
            <w:tcW w:w="0" w:type="auto"/>
          </w:tcPr>
          <w:p w:rsidRPr="002764DE" w:rsidR="00BE737D" w:rsidP="002764DE" w:rsidRDefault="00851AD9" w14:paraId="25B37B1F" w14:textId="5D3C6795">
            <w:pPr>
              <w:pStyle w:val="Tabla-FiguraEstilo"/>
            </w:pPr>
            <w:proofErr w:type="spellStart"/>
            <w:r>
              <w:t>Longitude</w:t>
            </w:r>
            <w:proofErr w:type="spellEnd"/>
          </w:p>
        </w:tc>
        <w:tc>
          <w:tcPr>
            <w:tcW w:w="0" w:type="auto"/>
          </w:tcPr>
          <w:p w:rsidRPr="000C3766" w:rsidR="00BE737D" w:rsidP="002764DE" w:rsidRDefault="00DF59BA" w14:paraId="71870D5B" w14:textId="3D98F15B">
            <w:pPr>
              <w:pStyle w:val="Tabla-FiguraEstilo"/>
              <w:rPr>
                <w:highlight w:val="yellow"/>
              </w:rPr>
            </w:pPr>
            <w:r w:rsidRPr="001D2E06">
              <w:t xml:space="preserve">5838341.00 </w:t>
            </w:r>
            <w:r w:rsidRPr="00687BC6" w:rsidR="009F7CF3">
              <w:t>m N</w:t>
            </w:r>
          </w:p>
        </w:tc>
      </w:tr>
    </w:tbl>
    <w:p w:rsidR="000630E8" w:rsidP="00851AD9" w:rsidRDefault="000630E8" w14:paraId="2EEC7537" w14:textId="01965B0B">
      <w:pPr>
        <w:pStyle w:val="Descripcin"/>
        <w:spacing w:before="120"/>
        <w:jc w:val="center"/>
        <w:rPr>
          <w:lang w:val="en-GB"/>
        </w:rPr>
      </w:pPr>
      <w:bookmarkStart w:name="_Toc140232690" w:id="17"/>
      <w:r w:rsidRPr="006763B2">
        <w:rPr>
          <w:lang w:val="en-GB"/>
        </w:rPr>
        <w:t xml:space="preserve">Table </w:t>
      </w:r>
      <w:r w:rsidRPr="00851AD9" w:rsidR="00A27963">
        <w:rPr>
          <w:lang w:val="en-GB"/>
        </w:rPr>
        <w:fldChar w:fldCharType="begin"/>
      </w:r>
      <w:r w:rsidRPr="006763B2" w:rsidR="00A27963">
        <w:rPr>
          <w:lang w:val="en-GB"/>
        </w:rPr>
        <w:instrText xml:space="preserve"> SEQ Table \* ARABIC </w:instrText>
      </w:r>
      <w:r w:rsidRPr="00851AD9" w:rsidR="00A27963">
        <w:rPr>
          <w:lang w:val="en-GB"/>
        </w:rPr>
        <w:fldChar w:fldCharType="separate"/>
      </w:r>
      <w:r w:rsidR="00BA533E">
        <w:rPr>
          <w:noProof/>
          <w:lang w:val="en-GB"/>
        </w:rPr>
        <w:t>1</w:t>
      </w:r>
      <w:r w:rsidRPr="00851AD9" w:rsidR="00A27963">
        <w:rPr>
          <w:lang w:val="en-GB"/>
        </w:rPr>
        <w:fldChar w:fldCharType="end"/>
      </w:r>
      <w:r w:rsidRPr="006763B2">
        <w:rPr>
          <w:lang w:val="en-GB"/>
        </w:rPr>
        <w:t xml:space="preserve"> Site Coordinates</w:t>
      </w:r>
      <w:bookmarkEnd w:id="17"/>
    </w:p>
    <w:p w:rsidRPr="00005DC5" w:rsidR="00BE737D" w:rsidP="00BE737D" w:rsidRDefault="00846600" w14:paraId="21883692" w14:textId="69541F43">
      <w:pPr>
        <w:pStyle w:val="Ttulo2"/>
        <w:rPr>
          <w:lang w:val="en-GB"/>
        </w:rPr>
      </w:pPr>
      <w:bookmarkStart w:name="_Toc140232934" w:id="18"/>
      <w:r w:rsidRPr="00005DC5">
        <w:rPr>
          <w:lang w:val="en-GB"/>
        </w:rPr>
        <w:t>SITE ACCESS</w:t>
      </w:r>
      <w:bookmarkEnd w:id="18"/>
    </w:p>
    <w:p w:rsidR="00DA791A" w:rsidP="007A032A" w:rsidRDefault="007A032A" w14:paraId="336E0E77" w14:textId="77777777">
      <w:pPr>
        <w:pStyle w:val="Prrafo"/>
        <w:rPr>
          <w:lang w:val="en-GB"/>
        </w:rPr>
      </w:pPr>
      <w:r w:rsidRPr="00DA791A">
        <w:rPr>
          <w:lang w:val="en-GB"/>
        </w:rPr>
        <w:t xml:space="preserve">The </w:t>
      </w:r>
      <w:r w:rsidRPr="00DA791A" w:rsidR="00044E23">
        <w:rPr>
          <w:lang w:val="en-GB"/>
        </w:rPr>
        <w:t xml:space="preserve">main access to the site is </w:t>
      </w:r>
      <w:r w:rsidRPr="00DA791A" w:rsidR="00DA791A">
        <w:rPr>
          <w:lang w:val="en-GB"/>
        </w:rPr>
        <w:t>from</w:t>
      </w:r>
      <w:r w:rsidRPr="00DA791A" w:rsidR="00044E23">
        <w:rPr>
          <w:lang w:val="en-GB"/>
        </w:rPr>
        <w:t xml:space="preserve"> </w:t>
      </w:r>
      <w:proofErr w:type="spellStart"/>
      <w:r w:rsidRPr="00DA791A" w:rsidR="00044E23">
        <w:rPr>
          <w:lang w:val="en-GB"/>
        </w:rPr>
        <w:t>Haunton</w:t>
      </w:r>
      <w:proofErr w:type="spellEnd"/>
      <w:r w:rsidRPr="00DA791A" w:rsidR="00044E23">
        <w:rPr>
          <w:lang w:val="en-GB"/>
        </w:rPr>
        <w:t xml:space="preserve"> </w:t>
      </w:r>
      <w:r w:rsidRPr="00DA791A" w:rsidR="00DA791A">
        <w:rPr>
          <w:lang w:val="en-GB"/>
        </w:rPr>
        <w:t xml:space="preserve">road </w:t>
      </w:r>
      <w:proofErr w:type="spellStart"/>
      <w:r w:rsidRPr="00DA791A" w:rsidR="00DA791A">
        <w:rPr>
          <w:lang w:val="en-GB"/>
        </w:rPr>
        <w:t>vias</w:t>
      </w:r>
      <w:proofErr w:type="spellEnd"/>
      <w:r w:rsidRPr="00DA791A" w:rsidR="00044E23">
        <w:rPr>
          <w:lang w:val="en-GB"/>
        </w:rPr>
        <w:t xml:space="preserve"> </w:t>
      </w:r>
      <w:proofErr w:type="spellStart"/>
      <w:r w:rsidRPr="00DA791A" w:rsidR="00044E23">
        <w:rPr>
          <w:lang w:val="en-GB"/>
        </w:rPr>
        <w:t>Syerscote</w:t>
      </w:r>
      <w:proofErr w:type="spellEnd"/>
      <w:r w:rsidRPr="00DA791A" w:rsidR="00044E23">
        <w:rPr>
          <w:lang w:val="en-GB"/>
        </w:rPr>
        <w:t xml:space="preserve"> Lane </w:t>
      </w:r>
      <w:r w:rsidRPr="00DA791A" w:rsidR="00DA791A">
        <w:rPr>
          <w:lang w:val="en-GB"/>
        </w:rPr>
        <w:t>to the South east gate</w:t>
      </w:r>
      <w:r w:rsidR="00DA791A">
        <w:rPr>
          <w:lang w:val="en-GB"/>
        </w:rPr>
        <w:t xml:space="preserve"> of the plant.</w:t>
      </w:r>
    </w:p>
    <w:p w:rsidR="00DA791A" w:rsidP="007A032A" w:rsidRDefault="00DA791A" w14:paraId="1BD113D1" w14:textId="181E6EB1">
      <w:pPr>
        <w:pStyle w:val="Prrafo"/>
        <w:rPr>
          <w:lang w:val="en-GB"/>
        </w:rPr>
      </w:pPr>
      <w:r w:rsidRPr="00DA791A">
        <w:rPr>
          <w:lang w:val="en-GB"/>
        </w:rPr>
        <w:t>Another acce</w:t>
      </w:r>
      <w:r w:rsidR="00AD0EEC">
        <w:rPr>
          <w:lang w:val="en-GB"/>
        </w:rPr>
        <w:t>s</w:t>
      </w:r>
      <w:r w:rsidRPr="00DA791A">
        <w:rPr>
          <w:lang w:val="en-GB"/>
        </w:rPr>
        <w:t xml:space="preserve">s is on from </w:t>
      </w:r>
      <w:proofErr w:type="spellStart"/>
      <w:r w:rsidRPr="00DA791A">
        <w:rPr>
          <w:lang w:val="en-GB"/>
        </w:rPr>
        <w:t>Harslaston</w:t>
      </w:r>
      <w:proofErr w:type="spellEnd"/>
      <w:r w:rsidRPr="00DA791A">
        <w:rPr>
          <w:lang w:val="en-GB"/>
        </w:rPr>
        <w:t xml:space="preserve"> road- Main road to the gate locate</w:t>
      </w:r>
      <w:r>
        <w:rPr>
          <w:lang w:val="en-GB"/>
        </w:rPr>
        <w:t xml:space="preserve"> on </w:t>
      </w:r>
      <w:proofErr w:type="gramStart"/>
      <w:r>
        <w:rPr>
          <w:lang w:val="en-GB"/>
        </w:rPr>
        <w:t>the  west</w:t>
      </w:r>
      <w:proofErr w:type="gramEnd"/>
      <w:r>
        <w:rPr>
          <w:lang w:val="en-GB"/>
        </w:rPr>
        <w:t xml:space="preserve"> side.</w:t>
      </w:r>
    </w:p>
    <w:p w:rsidR="00E27E5B" w:rsidP="007A032A" w:rsidRDefault="00E27E5B" w14:paraId="3A122179" w14:textId="79184F68">
      <w:pPr>
        <w:pStyle w:val="Prrafo"/>
        <w:rPr>
          <w:lang w:val="en-GB"/>
        </w:rPr>
      </w:pPr>
      <w:r w:rsidRPr="002E08EA">
        <w:rPr>
          <w:noProof/>
          <w:lang w:eastAsia="es-ES"/>
        </w:rPr>
        <w:drawing>
          <wp:inline distT="0" distB="0" distL="0" distR="0" wp14:anchorId="57153619" wp14:editId="63C934BF">
            <wp:extent cx="4936067" cy="3098165"/>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19337"/>
                    <a:stretch/>
                  </pic:blipFill>
                  <pic:spPr bwMode="auto">
                    <a:xfrm>
                      <a:off x="0" y="0"/>
                      <a:ext cx="4936180" cy="3098236"/>
                    </a:xfrm>
                    <a:prstGeom prst="rect">
                      <a:avLst/>
                    </a:prstGeom>
                    <a:noFill/>
                    <a:ln>
                      <a:noFill/>
                    </a:ln>
                    <a:extLst>
                      <a:ext uri="{53640926-AAD7-44D8-BBD7-CCE9431645EC}">
                        <a14:shadowObscured xmlns:a14="http://schemas.microsoft.com/office/drawing/2010/main"/>
                      </a:ext>
                    </a:extLst>
                  </pic:spPr>
                </pic:pic>
              </a:graphicData>
            </a:graphic>
          </wp:inline>
        </w:drawing>
      </w:r>
    </w:p>
    <w:p w:rsidRPr="000B0681" w:rsidR="003D4BE6" w:rsidP="003D4BE6" w:rsidRDefault="003D4BE6" w14:paraId="1D8467D0" w14:textId="3FD31661">
      <w:pPr>
        <w:pStyle w:val="Descripcin"/>
        <w:jc w:val="center"/>
        <w:rPr>
          <w:lang w:val="en-US"/>
        </w:rPr>
      </w:pPr>
      <w:r w:rsidRPr="002B3D26">
        <w:rPr>
          <w:lang w:val="en-GB"/>
        </w:rPr>
        <w:t xml:space="preserve">Figure </w:t>
      </w:r>
      <w:r>
        <w:rPr>
          <w:lang w:val="en-GB"/>
        </w:rPr>
        <w:t>2</w:t>
      </w:r>
      <w:r w:rsidRPr="002B3D26">
        <w:rPr>
          <w:lang w:val="en-GB"/>
        </w:rPr>
        <w:t xml:space="preserve"> </w:t>
      </w:r>
      <w:r>
        <w:rPr>
          <w:lang w:val="en-GB"/>
        </w:rPr>
        <w:t>Site access</w:t>
      </w:r>
    </w:p>
    <w:p w:rsidR="00DC4E58" w:rsidP="00DC4E58" w:rsidRDefault="00D45DD7" w14:paraId="78215288" w14:textId="37477AF2">
      <w:pPr>
        <w:pStyle w:val="Ttulo2"/>
        <w:rPr>
          <w:lang w:val="en-US"/>
        </w:rPr>
      </w:pPr>
      <w:bookmarkStart w:name="_Toc140232935" w:id="19"/>
      <w:r>
        <w:rPr>
          <w:lang w:val="en-US"/>
        </w:rPr>
        <w:t>CLIMATE</w:t>
      </w:r>
      <w:r w:rsidR="00DC4E58">
        <w:rPr>
          <w:lang w:val="en-US"/>
        </w:rPr>
        <w:t xml:space="preserve"> </w:t>
      </w:r>
      <w:r w:rsidR="005054CD">
        <w:rPr>
          <w:lang w:val="en-US"/>
        </w:rPr>
        <w:t>CONDITIONS</w:t>
      </w:r>
      <w:bookmarkEnd w:id="19"/>
    </w:p>
    <w:p w:rsidR="00642BF1" w:rsidP="00642BF1" w:rsidRDefault="00F42C92" w14:paraId="2AC2B5C4" w14:textId="4A785957">
      <w:pPr>
        <w:pStyle w:val="Prrafo"/>
        <w:rPr>
          <w:lang w:val="en-GB"/>
        </w:rPr>
      </w:pPr>
      <w:r>
        <w:rPr>
          <w:lang w:val="en-GB"/>
        </w:rPr>
        <w:t xml:space="preserve">Next table summarizes the </w:t>
      </w:r>
      <w:r w:rsidR="00C96FBD">
        <w:rPr>
          <w:lang w:val="en-GB"/>
        </w:rPr>
        <w:t xml:space="preserve">proposed </w:t>
      </w:r>
      <w:r>
        <w:rPr>
          <w:lang w:val="en-GB"/>
        </w:rPr>
        <w:t>design climate conditions:</w:t>
      </w:r>
    </w:p>
    <w:tbl>
      <w:tblPr>
        <w:tblStyle w:val="Tablaconcuadrcula"/>
        <w:tblW w:w="0" w:type="auto"/>
        <w:jc w:val="center"/>
        <w:tblLook w:val="04A0" w:firstRow="1" w:lastRow="0" w:firstColumn="1" w:lastColumn="0" w:noHBand="0" w:noVBand="1"/>
      </w:tblPr>
      <w:tblGrid>
        <w:gridCol w:w="3479"/>
        <w:gridCol w:w="1083"/>
      </w:tblGrid>
      <w:tr w:rsidRPr="00461E13" w:rsidR="00EC38A7" w:rsidTr="00EC38A7" w14:paraId="1010066D" w14:textId="77777777">
        <w:trPr>
          <w:jc w:val="center"/>
        </w:trPr>
        <w:tc>
          <w:tcPr>
            <w:tcW w:w="0" w:type="auto"/>
          </w:tcPr>
          <w:p w:rsidR="00EC38A7" w:rsidP="00F42C92" w:rsidRDefault="00EC38A7" w14:paraId="2BB68F83" w14:textId="56164B78">
            <w:pPr>
              <w:pStyle w:val="Tabla-FiguraEstilo"/>
              <w:rPr>
                <w:lang w:val="en-GB"/>
              </w:rPr>
            </w:pPr>
            <w:r>
              <w:rPr>
                <w:lang w:val="en-GB"/>
              </w:rPr>
              <w:t xml:space="preserve">Minimum </w:t>
            </w:r>
            <w:r w:rsidR="00F42C92">
              <w:rPr>
                <w:lang w:val="en-GB"/>
              </w:rPr>
              <w:t>Ambient Temperature (ºC)</w:t>
            </w:r>
          </w:p>
        </w:tc>
        <w:tc>
          <w:tcPr>
            <w:tcW w:w="0" w:type="auto"/>
          </w:tcPr>
          <w:p w:rsidR="00EC38A7" w:rsidP="00EC38A7" w:rsidRDefault="000C3766" w14:paraId="15AC5A47" w14:textId="0D6F9233">
            <w:pPr>
              <w:pStyle w:val="Tabla-FiguraEstilo"/>
              <w:jc w:val="center"/>
              <w:rPr>
                <w:lang w:val="en-GB"/>
              </w:rPr>
            </w:pPr>
            <w:r>
              <w:rPr>
                <w:lang w:val="en-GB"/>
              </w:rPr>
              <w:t>-5</w:t>
            </w:r>
            <w:r w:rsidR="00EC38A7">
              <w:rPr>
                <w:lang w:val="en-GB"/>
              </w:rPr>
              <w:t>ºC</w:t>
            </w:r>
          </w:p>
        </w:tc>
      </w:tr>
      <w:tr w:rsidR="00EC38A7" w:rsidTr="00EC38A7" w14:paraId="10466A3F" w14:textId="77777777">
        <w:trPr>
          <w:jc w:val="center"/>
        </w:trPr>
        <w:tc>
          <w:tcPr>
            <w:tcW w:w="0" w:type="auto"/>
          </w:tcPr>
          <w:p w:rsidR="00EC38A7" w:rsidP="00F42C92" w:rsidRDefault="00EC38A7" w14:paraId="51D332A7" w14:textId="37471EE3">
            <w:pPr>
              <w:pStyle w:val="Tabla-FiguraEstilo"/>
              <w:rPr>
                <w:lang w:val="en-GB"/>
              </w:rPr>
            </w:pPr>
            <w:r>
              <w:rPr>
                <w:lang w:val="en-GB"/>
              </w:rPr>
              <w:t xml:space="preserve">Maximum </w:t>
            </w:r>
            <w:r w:rsidR="00F42C92">
              <w:rPr>
                <w:lang w:val="en-GB"/>
              </w:rPr>
              <w:t xml:space="preserve">Ambient </w:t>
            </w:r>
            <w:r>
              <w:rPr>
                <w:lang w:val="en-GB"/>
              </w:rPr>
              <w:t>Temperature (ºC)</w:t>
            </w:r>
          </w:p>
        </w:tc>
        <w:tc>
          <w:tcPr>
            <w:tcW w:w="0" w:type="auto"/>
          </w:tcPr>
          <w:p w:rsidR="00EC38A7" w:rsidP="00EC38A7" w:rsidRDefault="00EC38A7" w14:paraId="2E4B0D35" w14:textId="62047E64">
            <w:pPr>
              <w:pStyle w:val="Tabla-FiguraEstilo"/>
              <w:jc w:val="center"/>
              <w:rPr>
                <w:lang w:val="en-GB"/>
              </w:rPr>
            </w:pPr>
            <w:r>
              <w:rPr>
                <w:lang w:val="en-GB"/>
              </w:rPr>
              <w:t>+35ºC</w:t>
            </w:r>
          </w:p>
        </w:tc>
      </w:tr>
      <w:tr w:rsidR="00EC38A7" w:rsidTr="00EC38A7" w14:paraId="4CB07A1D" w14:textId="77777777">
        <w:trPr>
          <w:jc w:val="center"/>
        </w:trPr>
        <w:tc>
          <w:tcPr>
            <w:tcW w:w="0" w:type="auto"/>
          </w:tcPr>
          <w:p w:rsidR="00EC38A7" w:rsidP="00EC38A7" w:rsidRDefault="00EC38A7" w14:paraId="7866AB01" w14:textId="56E04627">
            <w:pPr>
              <w:pStyle w:val="Tabla-FiguraEstilo"/>
              <w:rPr>
                <w:lang w:val="en-GB"/>
              </w:rPr>
            </w:pPr>
            <w:r>
              <w:rPr>
                <w:lang w:val="en-GB"/>
              </w:rPr>
              <w:t>Altitude (m)</w:t>
            </w:r>
          </w:p>
        </w:tc>
        <w:tc>
          <w:tcPr>
            <w:tcW w:w="0" w:type="auto"/>
          </w:tcPr>
          <w:p w:rsidR="00EC38A7" w:rsidP="003E2E2C" w:rsidRDefault="00DF59BA" w14:paraId="15BB4771" w14:textId="0335D49F">
            <w:pPr>
              <w:pStyle w:val="Tabla-FiguraEstilo"/>
              <w:jc w:val="center"/>
              <w:rPr>
                <w:lang w:val="en-GB"/>
              </w:rPr>
            </w:pPr>
            <w:r>
              <w:rPr>
                <w:lang w:val="en-GB"/>
              </w:rPr>
              <w:t>6</w:t>
            </w:r>
            <w:r w:rsidR="003E2E2C">
              <w:rPr>
                <w:lang w:val="en-GB"/>
              </w:rPr>
              <w:t>6</w:t>
            </w:r>
            <w:r w:rsidR="00EC38A7">
              <w:rPr>
                <w:lang w:val="en-GB"/>
              </w:rPr>
              <w:t xml:space="preserve"> m </w:t>
            </w:r>
            <w:proofErr w:type="spellStart"/>
            <w:r w:rsidR="00EC38A7">
              <w:rPr>
                <w:lang w:val="en-GB"/>
              </w:rPr>
              <w:t>a.s.l</w:t>
            </w:r>
            <w:proofErr w:type="spellEnd"/>
          </w:p>
        </w:tc>
      </w:tr>
      <w:tr w:rsidRPr="000C3766" w:rsidR="00B844AD" w:rsidTr="00EC38A7" w14:paraId="64F04F3D" w14:textId="77777777">
        <w:trPr>
          <w:jc w:val="center"/>
        </w:trPr>
        <w:tc>
          <w:tcPr>
            <w:tcW w:w="0" w:type="auto"/>
          </w:tcPr>
          <w:p w:rsidRPr="00E106B9" w:rsidR="00B844AD" w:rsidP="00EC38A7" w:rsidRDefault="00B844AD" w14:paraId="11679338" w14:textId="381EDC59">
            <w:pPr>
              <w:pStyle w:val="Tabla-FiguraEstilo"/>
              <w:rPr>
                <w:lang w:val="en-GB"/>
              </w:rPr>
            </w:pPr>
            <w:r w:rsidRPr="00E106B9">
              <w:rPr>
                <w:lang w:val="en-GB"/>
              </w:rPr>
              <w:t>Seismic Loads (m/s2)</w:t>
            </w:r>
          </w:p>
        </w:tc>
        <w:tc>
          <w:tcPr>
            <w:tcW w:w="0" w:type="auto"/>
          </w:tcPr>
          <w:p w:rsidRPr="00E106B9" w:rsidR="00B844AD" w:rsidP="00C96FBD" w:rsidRDefault="00C96FBD" w14:paraId="4D8791C7" w14:textId="3DCDACC1">
            <w:pPr>
              <w:pStyle w:val="Tabla-FiguraEstilo"/>
              <w:jc w:val="center"/>
              <w:rPr>
                <w:lang w:val="en-GB"/>
              </w:rPr>
            </w:pPr>
            <w:r w:rsidRPr="00E106B9">
              <w:rPr>
                <w:lang w:val="en-GB"/>
              </w:rPr>
              <w:t>a=</w:t>
            </w:r>
            <w:r w:rsidRPr="00E106B9" w:rsidR="00E106B9">
              <w:rPr>
                <w:lang w:val="en-GB"/>
              </w:rPr>
              <w:t>0.04</w:t>
            </w:r>
            <w:r w:rsidRPr="00E106B9" w:rsidR="00B844AD">
              <w:rPr>
                <w:lang w:val="en-GB"/>
              </w:rPr>
              <w:t>g</w:t>
            </w:r>
          </w:p>
        </w:tc>
      </w:tr>
    </w:tbl>
    <w:p w:rsidRPr="001F589B" w:rsidR="00D45DD7" w:rsidP="00D45DD7" w:rsidRDefault="00D45DD7" w14:paraId="67E38D5E" w14:textId="434F07CD">
      <w:pPr>
        <w:pStyle w:val="Descripcin"/>
        <w:jc w:val="center"/>
        <w:rPr>
          <w:lang w:val="en-GB"/>
        </w:rPr>
      </w:pPr>
      <w:bookmarkStart w:name="_Toc140232691" w:id="20"/>
      <w:proofErr w:type="spellStart"/>
      <w:r w:rsidRPr="001F589B">
        <w:t>Table</w:t>
      </w:r>
      <w:proofErr w:type="spellEnd"/>
      <w:r w:rsidRPr="001F589B">
        <w:t xml:space="preserve"> </w:t>
      </w:r>
      <w:r>
        <w:fldChar w:fldCharType="begin"/>
      </w:r>
      <w:r>
        <w:instrText> SEQ Table \* ARABIC </w:instrText>
      </w:r>
      <w:r>
        <w:fldChar w:fldCharType="separate"/>
      </w:r>
      <w:r w:rsidRPr="001F589B" w:rsidR="00BA533E">
        <w:rPr>
          <w:noProof/>
        </w:rPr>
        <w:t>2</w:t>
      </w:r>
      <w:r>
        <w:fldChar w:fldCharType="end"/>
      </w:r>
      <w:r w:rsidRPr="001F589B">
        <w:t xml:space="preserve"> </w:t>
      </w:r>
      <w:proofErr w:type="spellStart"/>
      <w:r w:rsidRPr="001F589B">
        <w:t>Design</w:t>
      </w:r>
      <w:proofErr w:type="spellEnd"/>
      <w:r w:rsidRPr="001F589B">
        <w:t xml:space="preserve"> </w:t>
      </w:r>
      <w:proofErr w:type="spellStart"/>
      <w:r w:rsidRPr="001F589B">
        <w:t>Climate</w:t>
      </w:r>
      <w:proofErr w:type="spellEnd"/>
      <w:r w:rsidRPr="001F589B">
        <w:t xml:space="preserve"> </w:t>
      </w:r>
      <w:proofErr w:type="spellStart"/>
      <w:r w:rsidRPr="001F589B">
        <w:t>Conditions</w:t>
      </w:r>
      <w:bookmarkEnd w:id="20"/>
      <w:proofErr w:type="spellEnd"/>
    </w:p>
    <w:p w:rsidR="00DC4E58" w:rsidP="00DC4E58" w:rsidRDefault="002B1658" w14:paraId="7B7A02CA" w14:textId="397D1D35">
      <w:pPr>
        <w:pStyle w:val="Ttulo2"/>
        <w:rPr>
          <w:lang w:val="en-US"/>
        </w:rPr>
      </w:pPr>
      <w:bookmarkStart w:name="_Toc140232936" w:id="21"/>
      <w:r>
        <w:rPr>
          <w:lang w:val="en-US"/>
        </w:rPr>
        <w:t>SOIL CONDITIONS</w:t>
      </w:r>
      <w:bookmarkEnd w:id="21"/>
    </w:p>
    <w:p w:rsidR="00F07A4A" w:rsidP="00F07A4A" w:rsidRDefault="00F07A4A" w14:paraId="62B43727" w14:textId="21F2E72A">
      <w:pPr>
        <w:pStyle w:val="Prrafo"/>
        <w:rPr>
          <w:lang w:val="en-GB"/>
        </w:rPr>
      </w:pPr>
      <w:r w:rsidRPr="00F07A4A">
        <w:rPr>
          <w:lang w:val="en-GB"/>
        </w:rPr>
        <w:t>The wider area of the</w:t>
      </w:r>
      <w:r>
        <w:rPr>
          <w:lang w:val="en-GB"/>
        </w:rPr>
        <w:t xml:space="preserve"> </w:t>
      </w:r>
      <w:r w:rsidRPr="00F07A4A">
        <w:rPr>
          <w:lang w:val="en-GB"/>
        </w:rPr>
        <w:t>project is slightly sloping, with levels ranging from +64mOD to +79mOD from north to south</w:t>
      </w:r>
      <w:r>
        <w:rPr>
          <w:lang w:val="en-GB"/>
        </w:rPr>
        <w:t xml:space="preserve"> </w:t>
      </w:r>
      <w:r w:rsidRPr="00F07A4A">
        <w:rPr>
          <w:lang w:val="en-GB"/>
        </w:rPr>
        <w:t>respectively.</w:t>
      </w:r>
    </w:p>
    <w:p w:rsidR="00F07A4A" w:rsidP="00F07A4A" w:rsidRDefault="00F07A4A" w14:paraId="7E9AEC0E" w14:textId="43EACE90">
      <w:pPr>
        <w:pStyle w:val="Prrafo"/>
        <w:rPr>
          <w:lang w:val="en-GB"/>
        </w:rPr>
      </w:pPr>
      <w:r w:rsidRPr="00F07A4A">
        <w:rPr>
          <w:lang w:val="en-GB"/>
        </w:rPr>
        <w:t>The Geotechnical Investigation Report provided by METKA-EGN</w:t>
      </w:r>
      <w:r>
        <w:rPr>
          <w:lang w:val="en-GB"/>
        </w:rPr>
        <w:t xml:space="preserve"> </w:t>
      </w:r>
      <w:r w:rsidRPr="00F07A4A">
        <w:rPr>
          <w:lang w:val="en-GB"/>
        </w:rPr>
        <w:t>shall be consider for the detailed engineering.</w:t>
      </w:r>
    </w:p>
    <w:p w:rsidRPr="00EC38A7" w:rsidR="00642BF1" w:rsidP="00EC38A7" w:rsidRDefault="00642BF1" w14:paraId="6BE23488" w14:textId="02E82234">
      <w:pPr>
        <w:pStyle w:val="Prrafo"/>
        <w:rPr>
          <w:lang w:val="en-GB"/>
        </w:rPr>
      </w:pPr>
      <w:r w:rsidRPr="00EC38A7">
        <w:rPr>
          <w:lang w:val="en-GB"/>
        </w:rPr>
        <w:br w:type="page"/>
      </w:r>
    </w:p>
    <w:p w:rsidR="009D5C6E" w:rsidP="009D5C6E" w:rsidRDefault="002B1658" w14:paraId="6F15ADF8" w14:textId="439104D8">
      <w:pPr>
        <w:pStyle w:val="Ttulo1"/>
        <w:rPr>
          <w:lang w:val="en-US"/>
        </w:rPr>
      </w:pPr>
      <w:bookmarkStart w:name="_Toc140232937" w:id="22"/>
      <w:r>
        <w:rPr>
          <w:lang w:val="en-US"/>
        </w:rPr>
        <w:t>SYSTEM CONFIGURATION</w:t>
      </w:r>
      <w:bookmarkEnd w:id="22"/>
    </w:p>
    <w:p w:rsidR="00DC4E58" w:rsidP="00DC4E58" w:rsidRDefault="002B1658" w14:paraId="64AD9EC1" w14:textId="48BA7233">
      <w:pPr>
        <w:pStyle w:val="Ttulo2"/>
        <w:rPr>
          <w:lang w:val="en-US"/>
        </w:rPr>
      </w:pPr>
      <w:bookmarkStart w:name="_Toc140232938" w:id="23"/>
      <w:r>
        <w:rPr>
          <w:lang w:val="en-US"/>
        </w:rPr>
        <w:t>BASIC DESIGN</w:t>
      </w:r>
      <w:bookmarkEnd w:id="23"/>
    </w:p>
    <w:p w:rsidRPr="00EC3B75" w:rsidR="00687247" w:rsidP="00687247" w:rsidRDefault="00687247" w14:paraId="33B0C9E1" w14:textId="77777777">
      <w:pPr>
        <w:pStyle w:val="Prrafo"/>
        <w:ind w:left="426"/>
        <w:rPr>
          <w:rFonts w:asciiTheme="minorHAnsi" w:hAnsiTheme="minorHAnsi" w:cstheme="minorHAnsi"/>
          <w:lang w:val="en-GB"/>
        </w:rPr>
      </w:pPr>
      <w:r w:rsidRPr="00EC3B75">
        <w:rPr>
          <w:rFonts w:asciiTheme="minorHAnsi" w:hAnsiTheme="minorHAnsi" w:cstheme="minorHAnsi"/>
          <w:lang w:val="en-GB"/>
        </w:rPr>
        <w:t xml:space="preserve">The analysis, about the efficiency of the PV installation for the Power plant, which was evaluated through </w:t>
      </w:r>
      <w:proofErr w:type="spellStart"/>
      <w:r w:rsidRPr="00EC3B75">
        <w:rPr>
          <w:rFonts w:asciiTheme="minorHAnsi" w:hAnsiTheme="minorHAnsi" w:cstheme="minorHAnsi"/>
          <w:lang w:val="en-GB"/>
        </w:rPr>
        <w:t>PVsyst</w:t>
      </w:r>
      <w:proofErr w:type="spellEnd"/>
      <w:r w:rsidRPr="00EC3B75">
        <w:rPr>
          <w:rFonts w:asciiTheme="minorHAnsi" w:hAnsiTheme="minorHAnsi" w:cstheme="minorHAnsi"/>
          <w:lang w:val="en-GB"/>
        </w:rPr>
        <w:t>, was leaned on the following design. The pursuit is to have the PV modules unaffected from external or internal (row by row) shadings. Overall, the whole analysis was based on the features that maximize the efficiency of the park and provide sufficient clearances between the modules, the buildings and the roads for sake of operation and maintenance reasons.</w:t>
      </w:r>
    </w:p>
    <w:p w:rsidRPr="00773D88" w:rsidR="00687247" w:rsidP="00687247" w:rsidRDefault="00687247" w14:paraId="203D9588" w14:textId="77777777">
      <w:pPr>
        <w:pStyle w:val="Prrafo"/>
        <w:ind w:left="426"/>
        <w:rPr>
          <w:rFonts w:asciiTheme="minorHAnsi" w:hAnsiTheme="minorHAnsi" w:cstheme="minorHAnsi"/>
          <w:lang w:val="en-GB"/>
        </w:rPr>
      </w:pPr>
      <w:r w:rsidRPr="00773D88">
        <w:rPr>
          <w:rFonts w:asciiTheme="minorHAnsi" w:hAnsiTheme="minorHAnsi" w:cstheme="minorHAnsi"/>
          <w:lang w:val="en-GB"/>
        </w:rPr>
        <w:t xml:space="preserve">The PV Plant will be designed using the following technology: </w:t>
      </w:r>
    </w:p>
    <w:p w:rsidRPr="002B3D26" w:rsidR="002B3D26" w:rsidP="002B3D26" w:rsidRDefault="00687247" w14:paraId="7999CDEA" w14:textId="2EBAFF1C">
      <w:pPr>
        <w:pStyle w:val="Prrafo"/>
        <w:numPr>
          <w:ilvl w:val="0"/>
          <w:numId w:val="31"/>
        </w:numPr>
        <w:spacing w:before="120" w:after="120"/>
        <w:ind w:hanging="357"/>
        <w:rPr>
          <w:rFonts w:asciiTheme="minorHAnsi" w:hAnsiTheme="minorHAnsi" w:cstheme="minorHAnsi"/>
          <w:lang w:val="en-GB"/>
        </w:rPr>
      </w:pPr>
      <w:r w:rsidRPr="00773D88">
        <w:rPr>
          <w:rFonts w:asciiTheme="minorHAnsi" w:hAnsiTheme="minorHAnsi" w:cstheme="minorHAnsi"/>
          <w:lang w:val="en-GB"/>
        </w:rPr>
        <w:t xml:space="preserve">Modules: </w:t>
      </w:r>
      <w:r w:rsidRPr="002B3D26">
        <w:rPr>
          <w:rFonts w:asciiTheme="minorHAnsi" w:hAnsiTheme="minorHAnsi" w:cstheme="minorHAnsi"/>
          <w:lang w:val="en-GB"/>
        </w:rPr>
        <w:t xml:space="preserve">Bifacial modules N-Type 144 Cells, </w:t>
      </w:r>
    </w:p>
    <w:p w:rsidRPr="002B3D26" w:rsidR="002B3D26" w:rsidP="002B3D26" w:rsidRDefault="00687247" w14:paraId="3E1B2AD3" w14:textId="12B30A2B">
      <w:pPr>
        <w:pStyle w:val="Prrafo"/>
        <w:numPr>
          <w:ilvl w:val="1"/>
          <w:numId w:val="31"/>
        </w:numPr>
        <w:spacing w:before="120" w:after="120"/>
        <w:ind w:hanging="357"/>
        <w:rPr>
          <w:rFonts w:asciiTheme="minorHAnsi" w:hAnsiTheme="minorHAnsi" w:cstheme="minorHAnsi"/>
          <w:lang w:val="en-GB"/>
        </w:rPr>
      </w:pPr>
      <w:proofErr w:type="spellStart"/>
      <w:r w:rsidRPr="002B3D26">
        <w:rPr>
          <w:rFonts w:asciiTheme="minorHAnsi" w:hAnsiTheme="minorHAnsi" w:cstheme="minorHAnsi"/>
          <w:lang w:val="en-GB"/>
        </w:rPr>
        <w:t>Jinko</w:t>
      </w:r>
      <w:proofErr w:type="spellEnd"/>
      <w:r w:rsidRPr="002B3D26">
        <w:rPr>
          <w:rFonts w:asciiTheme="minorHAnsi" w:hAnsiTheme="minorHAnsi" w:cstheme="minorHAnsi"/>
          <w:lang w:val="en-GB"/>
        </w:rPr>
        <w:t xml:space="preserve"> Tiger Pro 72HL4-BDV 570 </w:t>
      </w:r>
      <w:proofErr w:type="spellStart"/>
      <w:r w:rsidRPr="002B3D26">
        <w:rPr>
          <w:rFonts w:asciiTheme="minorHAnsi" w:hAnsiTheme="minorHAnsi" w:cstheme="minorHAnsi"/>
          <w:lang w:val="en-GB"/>
        </w:rPr>
        <w:t>Wp</w:t>
      </w:r>
      <w:proofErr w:type="spellEnd"/>
      <w:r w:rsidRPr="002B3D26">
        <w:rPr>
          <w:rFonts w:asciiTheme="minorHAnsi" w:hAnsiTheme="minorHAnsi" w:cstheme="minorHAnsi"/>
          <w:lang w:val="en-GB"/>
        </w:rPr>
        <w:t xml:space="preserve"> </w:t>
      </w:r>
    </w:p>
    <w:p w:rsidRPr="00773D88" w:rsidR="00687247" w:rsidP="002B3D26" w:rsidRDefault="00687247" w14:paraId="759E3F3F" w14:textId="0AD23A81">
      <w:pPr>
        <w:pStyle w:val="Prrafo"/>
        <w:numPr>
          <w:ilvl w:val="1"/>
          <w:numId w:val="31"/>
        </w:numPr>
        <w:spacing w:before="120" w:after="120"/>
        <w:ind w:hanging="357"/>
        <w:rPr>
          <w:rFonts w:asciiTheme="minorHAnsi" w:hAnsiTheme="minorHAnsi" w:cstheme="minorHAnsi"/>
          <w:lang w:val="en-GB"/>
        </w:rPr>
      </w:pPr>
      <w:proofErr w:type="spellStart"/>
      <w:r w:rsidRPr="00773D88">
        <w:rPr>
          <w:rFonts w:asciiTheme="minorHAnsi" w:hAnsiTheme="minorHAnsi" w:cstheme="minorHAnsi"/>
          <w:lang w:val="en-GB"/>
        </w:rPr>
        <w:t>Jinko</w:t>
      </w:r>
      <w:proofErr w:type="spellEnd"/>
      <w:r w:rsidRPr="00773D88">
        <w:rPr>
          <w:rFonts w:asciiTheme="minorHAnsi" w:hAnsiTheme="minorHAnsi" w:cstheme="minorHAnsi"/>
          <w:lang w:val="en-GB"/>
        </w:rPr>
        <w:t xml:space="preserve"> Tiger Pro 72HL4-BDV 575 </w:t>
      </w:r>
      <w:proofErr w:type="spellStart"/>
      <w:proofErr w:type="gramStart"/>
      <w:r w:rsidRPr="00773D88">
        <w:rPr>
          <w:rFonts w:asciiTheme="minorHAnsi" w:hAnsiTheme="minorHAnsi" w:cstheme="minorHAnsi"/>
          <w:lang w:val="en-GB"/>
        </w:rPr>
        <w:t>Wp</w:t>
      </w:r>
      <w:proofErr w:type="spellEnd"/>
      <w:proofErr w:type="gramEnd"/>
      <w:r w:rsidRPr="00773D88">
        <w:rPr>
          <w:rFonts w:asciiTheme="minorHAnsi" w:hAnsiTheme="minorHAnsi" w:cstheme="minorHAnsi"/>
          <w:lang w:val="en-GB"/>
        </w:rPr>
        <w:t>.</w:t>
      </w:r>
    </w:p>
    <w:p w:rsidRPr="00773D88" w:rsidR="00687247" w:rsidP="002B3D26" w:rsidRDefault="00687247" w14:paraId="52ED409B" w14:textId="77777777">
      <w:pPr>
        <w:pStyle w:val="Prrafo"/>
        <w:numPr>
          <w:ilvl w:val="0"/>
          <w:numId w:val="31"/>
        </w:numPr>
        <w:spacing w:before="120" w:after="120"/>
        <w:ind w:hanging="357"/>
        <w:rPr>
          <w:rFonts w:asciiTheme="minorHAnsi" w:hAnsiTheme="minorHAnsi" w:cstheme="minorHAnsi"/>
          <w:lang w:val="en-GB"/>
        </w:rPr>
      </w:pPr>
      <w:r w:rsidRPr="00773D88">
        <w:rPr>
          <w:rFonts w:asciiTheme="minorHAnsi" w:hAnsiTheme="minorHAnsi" w:cstheme="minorHAnsi"/>
          <w:lang w:val="en-GB"/>
        </w:rPr>
        <w:t>Inverters: String Inverter, SUNGROW SG350HX.</w:t>
      </w:r>
    </w:p>
    <w:p w:rsidRPr="00BA533E" w:rsidR="00687247" w:rsidP="002B3D26" w:rsidRDefault="00687247" w14:paraId="044F69CE" w14:textId="06EEAF3A">
      <w:pPr>
        <w:pStyle w:val="Prrafo"/>
        <w:numPr>
          <w:ilvl w:val="0"/>
          <w:numId w:val="31"/>
        </w:numPr>
        <w:spacing w:before="120" w:after="120"/>
        <w:ind w:hanging="357"/>
        <w:rPr>
          <w:rFonts w:asciiTheme="minorHAnsi" w:hAnsiTheme="minorHAnsi" w:cstheme="minorHAnsi"/>
          <w:lang w:val="en-GB"/>
        </w:rPr>
      </w:pPr>
      <w:r w:rsidRPr="00773D88">
        <w:rPr>
          <w:rFonts w:asciiTheme="minorHAnsi" w:hAnsiTheme="minorHAnsi" w:cstheme="minorHAnsi"/>
          <w:lang w:val="en-GB"/>
        </w:rPr>
        <w:t>Structure: Fixed 2V14 and 2V27, 2</w:t>
      </w:r>
      <w:r w:rsidR="00BA533E">
        <w:rPr>
          <w:rFonts w:asciiTheme="minorHAnsi" w:hAnsiTheme="minorHAnsi" w:cstheme="minorHAnsi"/>
          <w:lang w:val="en-GB"/>
        </w:rPr>
        <w:t>0</w:t>
      </w:r>
      <w:r w:rsidRPr="00773D88">
        <w:rPr>
          <w:rFonts w:asciiTheme="minorHAnsi" w:hAnsiTheme="minorHAnsi" w:cstheme="minorHAnsi"/>
          <w:lang w:val="en-GB"/>
        </w:rPr>
        <w:t>º angle.</w:t>
      </w:r>
    </w:p>
    <w:p w:rsidR="00DC4E58" w:rsidP="00DC4E58" w:rsidRDefault="00BA533E" w14:paraId="27CE30F6" w14:textId="41F95EF1">
      <w:pPr>
        <w:pStyle w:val="Ttulo2"/>
        <w:rPr>
          <w:lang w:val="en-US"/>
        </w:rPr>
      </w:pPr>
      <w:bookmarkStart w:name="_Toc140232939" w:id="24"/>
      <w:r>
        <w:rPr>
          <w:lang w:val="en-US"/>
        </w:rPr>
        <w:t>STRING VOLTAGE AND CURRENT SIZING</w:t>
      </w:r>
      <w:bookmarkEnd w:id="24"/>
    </w:p>
    <w:p w:rsidR="009D14C8" w:rsidP="009D14C8" w:rsidRDefault="009D14C8" w14:paraId="26B121AC" w14:textId="2713173F">
      <w:pPr>
        <w:pStyle w:val="Prrafo"/>
        <w:rPr>
          <w:lang w:val="en-GB"/>
        </w:rPr>
      </w:pPr>
      <w:r w:rsidRPr="007B1E97">
        <w:rPr>
          <w:lang w:val="en-GB"/>
        </w:rPr>
        <w:t xml:space="preserve">According to </w:t>
      </w:r>
      <w:proofErr w:type="spellStart"/>
      <w:r>
        <w:rPr>
          <w:lang w:val="en-GB"/>
        </w:rPr>
        <w:t>Sungrow</w:t>
      </w:r>
      <w:proofErr w:type="spellEnd"/>
      <w:r w:rsidRPr="007B1E97">
        <w:rPr>
          <w:lang w:val="en-GB"/>
        </w:rPr>
        <w:t xml:space="preserve"> Inverter Datasheet, the following characteristics shou</w:t>
      </w:r>
      <w:r w:rsidR="00BA533E">
        <w:rPr>
          <w:lang w:val="en-GB"/>
        </w:rPr>
        <w:t xml:space="preserve">ld be complied </w:t>
      </w:r>
      <w:proofErr w:type="gramStart"/>
      <w:r w:rsidR="00BA533E">
        <w:rPr>
          <w:lang w:val="en-GB"/>
        </w:rPr>
        <w:t>to</w:t>
      </w:r>
      <w:proofErr w:type="gramEnd"/>
      <w:r w:rsidR="00BA533E">
        <w:rPr>
          <w:lang w:val="en-GB"/>
        </w:rPr>
        <w:t xml:space="preserve"> each inverter:</w:t>
      </w:r>
    </w:p>
    <w:tbl>
      <w:tblPr>
        <w:tblStyle w:val="Tablaconcuadrcula"/>
        <w:tblW w:w="0" w:type="auto"/>
        <w:jc w:val="center"/>
        <w:tblLook w:val="04A0" w:firstRow="1" w:lastRow="0" w:firstColumn="1" w:lastColumn="0" w:noHBand="0" w:noVBand="1"/>
      </w:tblPr>
      <w:tblGrid>
        <w:gridCol w:w="3828"/>
        <w:gridCol w:w="1929"/>
      </w:tblGrid>
      <w:tr w:rsidRPr="00160D3F" w:rsidR="00BA533E" w:rsidTr="002E3794" w14:paraId="6D8C5F20" w14:textId="77777777">
        <w:trPr>
          <w:jc w:val="center"/>
        </w:trPr>
        <w:tc>
          <w:tcPr>
            <w:tcW w:w="0" w:type="auto"/>
            <w:gridSpan w:val="2"/>
            <w:shd w:val="clear" w:color="auto" w:fill="D9D9D9" w:themeFill="background1" w:themeFillShade="D9"/>
            <w:vAlign w:val="center"/>
          </w:tcPr>
          <w:p w:rsidRPr="00357DEC" w:rsidR="00BA533E" w:rsidP="003F096A" w:rsidRDefault="00BA533E" w14:paraId="351B25F8" w14:textId="77777777">
            <w:pPr>
              <w:pStyle w:val="Tabla-FiguraEstilo"/>
              <w:jc w:val="center"/>
              <w:rPr>
                <w:rFonts w:asciiTheme="minorHAnsi" w:hAnsiTheme="minorHAnsi" w:cstheme="minorHAnsi"/>
                <w:b/>
              </w:rPr>
            </w:pPr>
            <w:r w:rsidRPr="00357DEC">
              <w:rPr>
                <w:rFonts w:asciiTheme="minorHAnsi" w:hAnsiTheme="minorHAnsi" w:cstheme="minorHAnsi"/>
                <w:b/>
              </w:rPr>
              <w:t>SUNGROW SG350HX</w:t>
            </w:r>
          </w:p>
        </w:tc>
      </w:tr>
      <w:tr w:rsidRPr="00160D3F" w:rsidR="00BA533E" w:rsidTr="003F096A" w14:paraId="0A86F123" w14:textId="77777777">
        <w:trPr>
          <w:jc w:val="center"/>
        </w:trPr>
        <w:tc>
          <w:tcPr>
            <w:tcW w:w="0" w:type="auto"/>
          </w:tcPr>
          <w:p w:rsidRPr="00160D3F" w:rsidR="00BA533E" w:rsidP="003F096A" w:rsidRDefault="00BA533E" w14:paraId="3D2A4C21" w14:textId="77777777">
            <w:pPr>
              <w:pStyle w:val="Tabla-FiguraEstilo"/>
              <w:rPr>
                <w:rFonts w:asciiTheme="minorHAnsi" w:hAnsiTheme="minorHAnsi" w:cstheme="minorHAnsi"/>
              </w:rPr>
            </w:pPr>
            <w:r w:rsidRPr="00160D3F">
              <w:rPr>
                <w:rFonts w:asciiTheme="minorHAnsi" w:hAnsiTheme="minorHAnsi" w:cstheme="minorHAnsi"/>
              </w:rPr>
              <w:t xml:space="preserve">AC Output </w:t>
            </w:r>
            <w:proofErr w:type="spellStart"/>
            <w:r w:rsidRPr="00160D3F">
              <w:rPr>
                <w:rFonts w:asciiTheme="minorHAnsi" w:hAnsiTheme="minorHAnsi" w:cstheme="minorHAnsi"/>
              </w:rPr>
              <w:t>Power</w:t>
            </w:r>
            <w:proofErr w:type="spellEnd"/>
          </w:p>
        </w:tc>
        <w:tc>
          <w:tcPr>
            <w:tcW w:w="0" w:type="auto"/>
          </w:tcPr>
          <w:p w:rsidRPr="00160D3F" w:rsidR="00BA533E" w:rsidP="003F096A" w:rsidRDefault="00BA533E" w14:paraId="1AB7716C" w14:textId="77777777">
            <w:pPr>
              <w:pStyle w:val="Tabla-FiguraEstilo"/>
              <w:jc w:val="center"/>
              <w:rPr>
                <w:rFonts w:asciiTheme="minorHAnsi" w:hAnsiTheme="minorHAnsi" w:cstheme="minorHAnsi"/>
              </w:rPr>
            </w:pPr>
            <w:r w:rsidRPr="00160D3F">
              <w:rPr>
                <w:rFonts w:asciiTheme="minorHAnsi" w:hAnsiTheme="minorHAnsi" w:cstheme="minorHAnsi"/>
              </w:rPr>
              <w:t xml:space="preserve">353 </w:t>
            </w:r>
            <w:proofErr w:type="spellStart"/>
            <w:r w:rsidRPr="00160D3F">
              <w:rPr>
                <w:rFonts w:asciiTheme="minorHAnsi" w:hAnsiTheme="minorHAnsi" w:cstheme="minorHAnsi"/>
              </w:rPr>
              <w:t>kVA</w:t>
            </w:r>
            <w:proofErr w:type="spellEnd"/>
            <w:r w:rsidRPr="00160D3F">
              <w:rPr>
                <w:rFonts w:asciiTheme="minorHAnsi" w:hAnsiTheme="minorHAnsi" w:cstheme="minorHAnsi"/>
              </w:rPr>
              <w:t xml:space="preserve"> @30⁰C</w:t>
            </w:r>
          </w:p>
        </w:tc>
      </w:tr>
      <w:tr w:rsidRPr="00160D3F" w:rsidR="00BA533E" w:rsidTr="003F096A" w14:paraId="4FC20E02" w14:textId="77777777">
        <w:trPr>
          <w:jc w:val="center"/>
        </w:trPr>
        <w:tc>
          <w:tcPr>
            <w:tcW w:w="0" w:type="auto"/>
          </w:tcPr>
          <w:p w:rsidRPr="00160D3F" w:rsidR="00BA533E" w:rsidP="003F096A" w:rsidRDefault="00BA533E" w14:paraId="75DD8854" w14:textId="77777777">
            <w:pPr>
              <w:pStyle w:val="Tabla-FiguraEstilo"/>
              <w:rPr>
                <w:rFonts w:asciiTheme="minorHAnsi" w:hAnsiTheme="minorHAnsi" w:cstheme="minorHAnsi"/>
              </w:rPr>
            </w:pPr>
            <w:r w:rsidRPr="00160D3F">
              <w:rPr>
                <w:rFonts w:asciiTheme="minorHAnsi" w:hAnsiTheme="minorHAnsi" w:cstheme="minorHAnsi"/>
              </w:rPr>
              <w:t xml:space="preserve">MPPT </w:t>
            </w:r>
            <w:proofErr w:type="spellStart"/>
            <w:r w:rsidRPr="00160D3F">
              <w:rPr>
                <w:rFonts w:asciiTheme="minorHAnsi" w:hAnsiTheme="minorHAnsi" w:cstheme="minorHAnsi"/>
              </w:rPr>
              <w:t>Operating</w:t>
            </w:r>
            <w:proofErr w:type="spellEnd"/>
            <w:r w:rsidRPr="00160D3F">
              <w:rPr>
                <w:rFonts w:asciiTheme="minorHAnsi" w:hAnsiTheme="minorHAnsi" w:cstheme="minorHAnsi"/>
              </w:rPr>
              <w:t xml:space="preserve"> </w:t>
            </w:r>
            <w:proofErr w:type="spellStart"/>
            <w:r w:rsidRPr="00160D3F">
              <w:rPr>
                <w:rFonts w:asciiTheme="minorHAnsi" w:hAnsiTheme="minorHAnsi" w:cstheme="minorHAnsi"/>
              </w:rPr>
              <w:t>Voltage</w:t>
            </w:r>
            <w:proofErr w:type="spellEnd"/>
          </w:p>
        </w:tc>
        <w:tc>
          <w:tcPr>
            <w:tcW w:w="0" w:type="auto"/>
          </w:tcPr>
          <w:p w:rsidRPr="00160D3F" w:rsidR="00BA533E" w:rsidP="003F096A" w:rsidRDefault="00BA533E" w14:paraId="4EC3FCB2" w14:textId="77777777">
            <w:pPr>
              <w:pStyle w:val="Tabla-FiguraEstilo"/>
              <w:jc w:val="center"/>
              <w:rPr>
                <w:rFonts w:asciiTheme="minorHAnsi" w:hAnsiTheme="minorHAnsi" w:cstheme="minorHAnsi"/>
              </w:rPr>
            </w:pPr>
            <w:r w:rsidRPr="00160D3F">
              <w:rPr>
                <w:rFonts w:asciiTheme="minorHAnsi" w:hAnsiTheme="minorHAnsi" w:cstheme="minorHAnsi"/>
              </w:rPr>
              <w:t>500 to 1500 V</w:t>
            </w:r>
          </w:p>
        </w:tc>
      </w:tr>
      <w:tr w:rsidRPr="00160D3F" w:rsidR="00BA533E" w:rsidTr="003F096A" w14:paraId="09DC93F5" w14:textId="77777777">
        <w:trPr>
          <w:jc w:val="center"/>
        </w:trPr>
        <w:tc>
          <w:tcPr>
            <w:tcW w:w="0" w:type="auto"/>
          </w:tcPr>
          <w:p w:rsidRPr="00160D3F" w:rsidR="00BA533E" w:rsidP="003F096A" w:rsidRDefault="00BA533E" w14:paraId="62A0384B" w14:textId="77777777">
            <w:pPr>
              <w:pStyle w:val="Tabla-FiguraEstilo"/>
              <w:rPr>
                <w:rFonts w:asciiTheme="minorHAnsi" w:hAnsiTheme="minorHAnsi" w:cstheme="minorHAnsi"/>
              </w:rPr>
            </w:pPr>
            <w:r w:rsidRPr="00160D3F">
              <w:rPr>
                <w:rFonts w:asciiTheme="minorHAnsi" w:hAnsiTheme="minorHAnsi" w:cstheme="minorHAnsi"/>
              </w:rPr>
              <w:t xml:space="preserve">Max. DC </w:t>
            </w:r>
            <w:proofErr w:type="spellStart"/>
            <w:r w:rsidRPr="00160D3F">
              <w:rPr>
                <w:rFonts w:asciiTheme="minorHAnsi" w:hAnsiTheme="minorHAnsi" w:cstheme="minorHAnsi"/>
              </w:rPr>
              <w:t>Voltage</w:t>
            </w:r>
            <w:proofErr w:type="spellEnd"/>
          </w:p>
        </w:tc>
        <w:tc>
          <w:tcPr>
            <w:tcW w:w="0" w:type="auto"/>
          </w:tcPr>
          <w:p w:rsidRPr="00160D3F" w:rsidR="00BA533E" w:rsidP="003F096A" w:rsidRDefault="00BA533E" w14:paraId="379C7FB8" w14:textId="77777777">
            <w:pPr>
              <w:pStyle w:val="Tabla-FiguraEstilo"/>
              <w:jc w:val="center"/>
              <w:rPr>
                <w:rFonts w:asciiTheme="minorHAnsi" w:hAnsiTheme="minorHAnsi" w:cstheme="minorHAnsi"/>
              </w:rPr>
            </w:pPr>
            <w:r w:rsidRPr="00160D3F">
              <w:rPr>
                <w:rFonts w:asciiTheme="minorHAnsi" w:hAnsiTheme="minorHAnsi" w:cstheme="minorHAnsi"/>
              </w:rPr>
              <w:t>1500 V</w:t>
            </w:r>
          </w:p>
        </w:tc>
      </w:tr>
      <w:tr w:rsidRPr="00160D3F" w:rsidR="00BA533E" w:rsidTr="003F096A" w14:paraId="34F79DBA" w14:textId="77777777">
        <w:trPr>
          <w:jc w:val="center"/>
        </w:trPr>
        <w:tc>
          <w:tcPr>
            <w:tcW w:w="0" w:type="auto"/>
          </w:tcPr>
          <w:p w:rsidRPr="002B3D26" w:rsidR="00BA533E" w:rsidP="003F096A" w:rsidRDefault="00BA533E" w14:paraId="6E24D6DF" w14:textId="77777777">
            <w:pPr>
              <w:pStyle w:val="Tabla-FiguraEstilo"/>
              <w:rPr>
                <w:rFonts w:asciiTheme="minorHAnsi" w:hAnsiTheme="minorHAnsi" w:cstheme="minorHAnsi"/>
                <w:lang w:val="en-GB"/>
              </w:rPr>
            </w:pPr>
            <w:r w:rsidRPr="002B3D26">
              <w:rPr>
                <w:rFonts w:asciiTheme="minorHAnsi" w:hAnsiTheme="minorHAnsi" w:cstheme="minorHAnsi"/>
                <w:lang w:val="en-GB"/>
              </w:rPr>
              <w:t xml:space="preserve">Max. DC Continuous Current per MPPT </w:t>
            </w:r>
          </w:p>
        </w:tc>
        <w:tc>
          <w:tcPr>
            <w:tcW w:w="0" w:type="auto"/>
          </w:tcPr>
          <w:p w:rsidRPr="00160D3F" w:rsidR="00BA533E" w:rsidP="003F096A" w:rsidRDefault="00BA533E" w14:paraId="1654240C" w14:textId="77777777">
            <w:pPr>
              <w:pStyle w:val="Tabla-FiguraEstilo"/>
              <w:jc w:val="center"/>
              <w:rPr>
                <w:rFonts w:asciiTheme="minorHAnsi" w:hAnsiTheme="minorHAnsi" w:cstheme="minorHAnsi"/>
              </w:rPr>
            </w:pPr>
            <w:r>
              <w:rPr>
                <w:rFonts w:asciiTheme="minorHAnsi" w:hAnsiTheme="minorHAnsi" w:cstheme="minorHAnsi"/>
              </w:rPr>
              <w:t xml:space="preserve">30 </w:t>
            </w:r>
            <w:r w:rsidRPr="00160D3F">
              <w:rPr>
                <w:rFonts w:asciiTheme="minorHAnsi" w:hAnsiTheme="minorHAnsi" w:cstheme="minorHAnsi"/>
              </w:rPr>
              <w:t>A</w:t>
            </w:r>
          </w:p>
        </w:tc>
      </w:tr>
      <w:tr w:rsidRPr="00160D3F" w:rsidR="00BA533E" w:rsidTr="003F096A" w14:paraId="5F3DA98B" w14:textId="77777777">
        <w:trPr>
          <w:jc w:val="center"/>
        </w:trPr>
        <w:tc>
          <w:tcPr>
            <w:tcW w:w="0" w:type="auto"/>
          </w:tcPr>
          <w:p w:rsidRPr="002B3D26" w:rsidR="00BA533E" w:rsidP="003F096A" w:rsidRDefault="00BA533E" w14:paraId="1A6AB958" w14:textId="77777777">
            <w:pPr>
              <w:pStyle w:val="Tabla-FiguraEstilo"/>
              <w:rPr>
                <w:rFonts w:asciiTheme="minorHAnsi" w:hAnsiTheme="minorHAnsi" w:cstheme="minorHAnsi"/>
                <w:lang w:val="en-GB"/>
              </w:rPr>
            </w:pPr>
            <w:r w:rsidRPr="002B3D26">
              <w:rPr>
                <w:rFonts w:asciiTheme="minorHAnsi" w:hAnsiTheme="minorHAnsi" w:cstheme="minorHAnsi"/>
                <w:lang w:val="en-GB"/>
              </w:rPr>
              <w:t xml:space="preserve">Max. DC Short Circuit Current per MPPT </w:t>
            </w:r>
          </w:p>
        </w:tc>
        <w:tc>
          <w:tcPr>
            <w:tcW w:w="0" w:type="auto"/>
          </w:tcPr>
          <w:p w:rsidRPr="00160D3F" w:rsidR="00BA533E" w:rsidP="003F096A" w:rsidRDefault="00BA533E" w14:paraId="0B553778" w14:textId="77777777">
            <w:pPr>
              <w:pStyle w:val="Tabla-FiguraEstilo"/>
              <w:jc w:val="center"/>
              <w:rPr>
                <w:rFonts w:asciiTheme="minorHAnsi" w:hAnsiTheme="minorHAnsi" w:cstheme="minorHAnsi"/>
              </w:rPr>
            </w:pPr>
            <w:r w:rsidRPr="00160D3F">
              <w:rPr>
                <w:rFonts w:asciiTheme="minorHAnsi" w:hAnsiTheme="minorHAnsi" w:cstheme="minorHAnsi"/>
              </w:rPr>
              <w:t>60 A</w:t>
            </w:r>
          </w:p>
        </w:tc>
      </w:tr>
      <w:tr w:rsidRPr="00160D3F" w:rsidR="00BA533E" w:rsidTr="003F096A" w14:paraId="4CFF6C88" w14:textId="77777777">
        <w:trPr>
          <w:jc w:val="center"/>
        </w:trPr>
        <w:tc>
          <w:tcPr>
            <w:tcW w:w="0" w:type="auto"/>
          </w:tcPr>
          <w:p w:rsidRPr="00160D3F" w:rsidR="00BA533E" w:rsidP="003F096A" w:rsidRDefault="00BA533E" w14:paraId="5B9E271D" w14:textId="77777777">
            <w:pPr>
              <w:pStyle w:val="Tabla-FiguraEstilo"/>
              <w:rPr>
                <w:rFonts w:asciiTheme="minorHAnsi" w:hAnsiTheme="minorHAnsi" w:cstheme="minorHAnsi"/>
              </w:rPr>
            </w:pPr>
            <w:r w:rsidRPr="00160D3F">
              <w:rPr>
                <w:rFonts w:asciiTheme="minorHAnsi" w:hAnsiTheme="minorHAnsi" w:cstheme="minorHAnsi"/>
              </w:rPr>
              <w:t xml:space="preserve">Max. </w:t>
            </w:r>
            <w:proofErr w:type="spellStart"/>
            <w:r>
              <w:rPr>
                <w:rFonts w:asciiTheme="minorHAnsi" w:hAnsiTheme="minorHAnsi" w:cstheme="minorHAnsi"/>
              </w:rPr>
              <w:t>Number</w:t>
            </w:r>
            <w:proofErr w:type="spellEnd"/>
            <w:r w:rsidRPr="00160D3F">
              <w:rPr>
                <w:rFonts w:asciiTheme="minorHAnsi" w:hAnsiTheme="minorHAnsi" w:cstheme="minorHAnsi"/>
              </w:rPr>
              <w:t xml:space="preserve"> of input</w:t>
            </w:r>
          </w:p>
        </w:tc>
        <w:tc>
          <w:tcPr>
            <w:tcW w:w="0" w:type="auto"/>
          </w:tcPr>
          <w:p w:rsidRPr="00160D3F" w:rsidR="00BA533E" w:rsidP="003F096A" w:rsidRDefault="00BA533E" w14:paraId="5D4F79C5" w14:textId="77777777">
            <w:pPr>
              <w:pStyle w:val="Tabla-FiguraEstilo"/>
              <w:keepNext/>
              <w:jc w:val="center"/>
              <w:rPr>
                <w:rFonts w:asciiTheme="minorHAnsi" w:hAnsiTheme="minorHAnsi" w:cstheme="minorHAnsi"/>
              </w:rPr>
            </w:pPr>
            <w:r w:rsidRPr="00160D3F">
              <w:rPr>
                <w:rFonts w:asciiTheme="minorHAnsi" w:hAnsiTheme="minorHAnsi" w:cstheme="minorHAnsi"/>
              </w:rPr>
              <w:t>12</w:t>
            </w:r>
            <w:r>
              <w:rPr>
                <w:rFonts w:asciiTheme="minorHAnsi" w:hAnsiTheme="minorHAnsi" w:cstheme="minorHAnsi"/>
              </w:rPr>
              <w:t xml:space="preserve"> (</w:t>
            </w:r>
            <w:proofErr w:type="spellStart"/>
            <w:r>
              <w:rPr>
                <w:rFonts w:asciiTheme="minorHAnsi" w:hAnsiTheme="minorHAnsi" w:cstheme="minorHAnsi"/>
              </w:rPr>
              <w:t>Optional</w:t>
            </w:r>
            <w:proofErr w:type="spellEnd"/>
            <w:r>
              <w:rPr>
                <w:rFonts w:asciiTheme="minorHAnsi" w:hAnsiTheme="minorHAnsi" w:cstheme="minorHAnsi"/>
              </w:rPr>
              <w:t xml:space="preserve"> 14/16)</w:t>
            </w:r>
          </w:p>
        </w:tc>
      </w:tr>
      <w:tr w:rsidRPr="00160D3F" w:rsidR="00BA533E" w:rsidTr="003F096A" w14:paraId="68D002FF" w14:textId="77777777">
        <w:trPr>
          <w:jc w:val="center"/>
        </w:trPr>
        <w:tc>
          <w:tcPr>
            <w:tcW w:w="0" w:type="auto"/>
          </w:tcPr>
          <w:p w:rsidRPr="002B3D26" w:rsidR="00BA533E" w:rsidP="003F096A" w:rsidRDefault="00BA533E" w14:paraId="7DF381CF" w14:textId="77777777">
            <w:pPr>
              <w:pStyle w:val="Tabla-FiguraEstilo"/>
              <w:rPr>
                <w:rFonts w:asciiTheme="minorHAnsi" w:hAnsiTheme="minorHAnsi" w:cstheme="minorHAnsi"/>
                <w:lang w:val="en-GB"/>
              </w:rPr>
            </w:pPr>
            <w:r w:rsidRPr="002B3D26">
              <w:rPr>
                <w:rFonts w:asciiTheme="minorHAnsi" w:hAnsiTheme="minorHAnsi" w:cstheme="minorHAnsi"/>
                <w:lang w:val="en-GB"/>
              </w:rPr>
              <w:t>Max Nº of Independent MPPT inputs</w:t>
            </w:r>
          </w:p>
        </w:tc>
        <w:tc>
          <w:tcPr>
            <w:tcW w:w="0" w:type="auto"/>
          </w:tcPr>
          <w:p w:rsidRPr="00160D3F" w:rsidR="00BA533E" w:rsidP="00BA533E" w:rsidRDefault="00BA533E" w14:paraId="01C7CB54" w14:textId="77777777">
            <w:pPr>
              <w:pStyle w:val="Tabla-FiguraEstilo"/>
              <w:keepNext/>
              <w:jc w:val="center"/>
              <w:rPr>
                <w:rFonts w:asciiTheme="minorHAnsi" w:hAnsiTheme="minorHAnsi" w:cstheme="minorHAnsi"/>
              </w:rPr>
            </w:pPr>
            <w:r>
              <w:rPr>
                <w:rFonts w:asciiTheme="minorHAnsi" w:hAnsiTheme="minorHAnsi" w:cstheme="minorHAnsi"/>
              </w:rPr>
              <w:t>2</w:t>
            </w:r>
          </w:p>
        </w:tc>
      </w:tr>
    </w:tbl>
    <w:p w:rsidRPr="00BA533E" w:rsidR="00BA533E" w:rsidP="00BA533E" w:rsidRDefault="00BA533E" w14:paraId="718BA8CE" w14:textId="0BE70948">
      <w:pPr>
        <w:pStyle w:val="Descripcin"/>
        <w:spacing w:before="120"/>
        <w:jc w:val="center"/>
        <w:rPr>
          <w:rFonts w:asciiTheme="minorHAnsi" w:hAnsiTheme="minorHAnsi" w:cstheme="minorHAnsi"/>
          <w:lang w:val="en-GB"/>
        </w:rPr>
      </w:pPr>
      <w:bookmarkStart w:name="_Toc140232692" w:id="25"/>
      <w:r w:rsidRPr="00BA533E">
        <w:rPr>
          <w:rFonts w:asciiTheme="minorHAnsi" w:hAnsiTheme="minorHAnsi" w:cstheme="minorHAnsi"/>
          <w:lang w:val="en-GB"/>
        </w:rPr>
        <w:t xml:space="preserve">Table </w:t>
      </w:r>
      <w:r w:rsidRPr="00BA533E">
        <w:rPr>
          <w:rFonts w:asciiTheme="minorHAnsi" w:hAnsiTheme="minorHAnsi" w:cstheme="minorHAnsi"/>
          <w:lang w:val="en-GB"/>
        </w:rPr>
        <w:fldChar w:fldCharType="begin"/>
      </w:r>
      <w:r w:rsidRPr="00BA533E">
        <w:rPr>
          <w:rFonts w:asciiTheme="minorHAnsi" w:hAnsiTheme="minorHAnsi" w:cstheme="minorHAnsi"/>
          <w:lang w:val="en-GB"/>
        </w:rPr>
        <w:instrText xml:space="preserve"> SEQ Table \* ARABIC </w:instrText>
      </w:r>
      <w:r w:rsidRPr="00BA533E">
        <w:rPr>
          <w:rFonts w:asciiTheme="minorHAnsi" w:hAnsiTheme="minorHAnsi" w:cstheme="minorHAnsi"/>
          <w:lang w:val="en-GB"/>
        </w:rPr>
        <w:fldChar w:fldCharType="separate"/>
      </w:r>
      <w:r w:rsidRPr="00BA533E">
        <w:rPr>
          <w:rFonts w:asciiTheme="minorHAnsi" w:hAnsiTheme="minorHAnsi" w:cstheme="minorHAnsi"/>
          <w:lang w:val="en-GB"/>
        </w:rPr>
        <w:t>3</w:t>
      </w:r>
      <w:r w:rsidRPr="00BA533E">
        <w:rPr>
          <w:rFonts w:asciiTheme="minorHAnsi" w:hAnsiTheme="minorHAnsi" w:cstheme="minorHAnsi"/>
          <w:lang w:val="en-GB"/>
        </w:rPr>
        <w:fldChar w:fldCharType="end"/>
      </w:r>
      <w:r w:rsidRPr="00BA533E">
        <w:rPr>
          <w:rFonts w:asciiTheme="minorHAnsi" w:hAnsiTheme="minorHAnsi" w:cstheme="minorHAnsi"/>
          <w:lang w:val="en-GB"/>
        </w:rPr>
        <w:t xml:space="preserve"> </w:t>
      </w:r>
      <w:proofErr w:type="spellStart"/>
      <w:r w:rsidRPr="00BA533E">
        <w:rPr>
          <w:rFonts w:asciiTheme="minorHAnsi" w:hAnsiTheme="minorHAnsi" w:cstheme="minorHAnsi"/>
          <w:lang w:val="en-GB"/>
        </w:rPr>
        <w:t>Sungrow</w:t>
      </w:r>
      <w:proofErr w:type="spellEnd"/>
      <w:r w:rsidRPr="00BA533E">
        <w:rPr>
          <w:rFonts w:asciiTheme="minorHAnsi" w:hAnsiTheme="minorHAnsi" w:cstheme="minorHAnsi"/>
          <w:lang w:val="en-GB"/>
        </w:rPr>
        <w:t xml:space="preserve"> Inverter Parameters Values</w:t>
      </w:r>
      <w:bookmarkEnd w:id="25"/>
    </w:p>
    <w:p w:rsidR="007A498D" w:rsidP="007A498D" w:rsidRDefault="007A498D" w14:paraId="5200A8E3" w14:textId="2E02E51C">
      <w:pPr>
        <w:pStyle w:val="Prrafo"/>
        <w:rPr>
          <w:lang w:val="en-GB"/>
        </w:rPr>
      </w:pPr>
      <w:r>
        <w:rPr>
          <w:lang w:val="en-GB"/>
        </w:rPr>
        <w:t>According to PV module’s Datasheet</w:t>
      </w:r>
      <w:r w:rsidR="00BA533E">
        <w:rPr>
          <w:lang w:val="en-GB"/>
        </w:rPr>
        <w:t xml:space="preserve"> for:</w:t>
      </w:r>
    </w:p>
    <w:tbl>
      <w:tblPr>
        <w:tblStyle w:val="Tablaconcuadrcula"/>
        <w:tblW w:w="0" w:type="auto"/>
        <w:jc w:val="center"/>
        <w:tblLook w:val="04A0" w:firstRow="1" w:lastRow="0" w:firstColumn="1" w:lastColumn="0" w:noHBand="0" w:noVBand="1"/>
      </w:tblPr>
      <w:tblGrid>
        <w:gridCol w:w="2984"/>
        <w:gridCol w:w="1234"/>
      </w:tblGrid>
      <w:tr w:rsidRPr="00160D3F" w:rsidR="00BA533E" w:rsidTr="002E3794" w14:paraId="6B89BB3B" w14:textId="77777777">
        <w:trPr>
          <w:jc w:val="center"/>
        </w:trPr>
        <w:tc>
          <w:tcPr>
            <w:tcW w:w="0" w:type="auto"/>
            <w:gridSpan w:val="2"/>
            <w:shd w:val="clear" w:color="auto" w:fill="D9D9D9" w:themeFill="background1" w:themeFillShade="D9"/>
          </w:tcPr>
          <w:p w:rsidRPr="00357DEC" w:rsidR="00BA533E" w:rsidP="003F096A" w:rsidRDefault="00BA533E" w14:paraId="53793241" w14:textId="77777777">
            <w:pPr>
              <w:pStyle w:val="Tabla-FiguraEstilo"/>
              <w:jc w:val="center"/>
              <w:rPr>
                <w:rFonts w:asciiTheme="minorHAnsi" w:hAnsiTheme="minorHAnsi" w:cstheme="minorHAnsi"/>
                <w:b/>
                <w:lang w:val="en-GB"/>
              </w:rPr>
            </w:pPr>
            <w:r>
              <w:rPr>
                <w:rFonts w:asciiTheme="minorHAnsi" w:hAnsiTheme="minorHAnsi" w:cstheme="minorHAnsi"/>
                <w:b/>
                <w:lang w:val="en-GB"/>
              </w:rPr>
              <w:t xml:space="preserve">JKM570N-72HL4-BDV 570 </w:t>
            </w:r>
            <w:proofErr w:type="spellStart"/>
            <w:r>
              <w:rPr>
                <w:rFonts w:asciiTheme="minorHAnsi" w:hAnsiTheme="minorHAnsi" w:cstheme="minorHAnsi"/>
                <w:b/>
                <w:lang w:val="en-GB"/>
              </w:rPr>
              <w:t>Wp</w:t>
            </w:r>
            <w:proofErr w:type="spellEnd"/>
          </w:p>
        </w:tc>
      </w:tr>
      <w:tr w:rsidRPr="00160D3F" w:rsidR="00BA533E" w:rsidTr="003F096A" w14:paraId="5FE181E8" w14:textId="77777777">
        <w:trPr>
          <w:jc w:val="center"/>
        </w:trPr>
        <w:tc>
          <w:tcPr>
            <w:tcW w:w="0" w:type="auto"/>
          </w:tcPr>
          <w:p w:rsidRPr="00160D3F" w:rsidR="00BA533E" w:rsidP="003F096A" w:rsidRDefault="00BA533E" w14:paraId="1DE0BB8D" w14:textId="77777777">
            <w:pPr>
              <w:pStyle w:val="Tabla-FiguraEstilo"/>
              <w:rPr>
                <w:rFonts w:asciiTheme="minorHAnsi" w:hAnsiTheme="minorHAnsi" w:cstheme="minorHAnsi"/>
                <w:lang w:val="en-GB"/>
              </w:rPr>
            </w:pPr>
            <w:r w:rsidRPr="00160D3F">
              <w:rPr>
                <w:rFonts w:asciiTheme="minorHAnsi" w:hAnsiTheme="minorHAnsi" w:cstheme="minorHAnsi"/>
                <w:lang w:val="en-GB"/>
              </w:rPr>
              <w:t xml:space="preserve">Max. Power </w:t>
            </w:r>
          </w:p>
        </w:tc>
        <w:tc>
          <w:tcPr>
            <w:tcW w:w="0" w:type="auto"/>
          </w:tcPr>
          <w:p w:rsidRPr="00160D3F" w:rsidR="00BA533E" w:rsidP="003F096A" w:rsidRDefault="00BA533E" w14:paraId="5187C01A"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 xml:space="preserve">570 </w:t>
            </w:r>
            <w:proofErr w:type="spellStart"/>
            <w:r w:rsidRPr="00160D3F">
              <w:rPr>
                <w:rFonts w:asciiTheme="minorHAnsi" w:hAnsiTheme="minorHAnsi" w:cstheme="minorHAnsi"/>
                <w:lang w:val="en-GB"/>
              </w:rPr>
              <w:t>Wp</w:t>
            </w:r>
            <w:proofErr w:type="spellEnd"/>
          </w:p>
        </w:tc>
      </w:tr>
      <w:tr w:rsidRPr="00160D3F" w:rsidR="00BA533E" w:rsidTr="003F096A" w14:paraId="299FB720" w14:textId="77777777">
        <w:trPr>
          <w:jc w:val="center"/>
        </w:trPr>
        <w:tc>
          <w:tcPr>
            <w:tcW w:w="0" w:type="auto"/>
          </w:tcPr>
          <w:p w:rsidRPr="00160D3F" w:rsidR="00BA533E" w:rsidP="003F096A" w:rsidRDefault="00BA533E" w14:paraId="694180AA" w14:textId="77777777">
            <w:pPr>
              <w:pStyle w:val="Tabla-FiguraEstilo"/>
              <w:rPr>
                <w:rFonts w:asciiTheme="minorHAnsi" w:hAnsiTheme="minorHAnsi" w:cstheme="minorHAnsi"/>
                <w:lang w:val="en-GB"/>
              </w:rPr>
            </w:pPr>
            <w:r w:rsidRPr="00160D3F">
              <w:rPr>
                <w:rFonts w:asciiTheme="minorHAnsi" w:hAnsiTheme="minorHAnsi" w:cstheme="minorHAnsi"/>
                <w:lang w:val="en-GB"/>
              </w:rPr>
              <w:t>Open Circuit Voltage (</w:t>
            </w:r>
            <w:proofErr w:type="spellStart"/>
            <w:r w:rsidRPr="00160D3F">
              <w:rPr>
                <w:rFonts w:asciiTheme="minorHAnsi" w:hAnsiTheme="minorHAnsi" w:cstheme="minorHAnsi"/>
                <w:lang w:val="en-GB"/>
              </w:rPr>
              <w:t>stc</w:t>
            </w:r>
            <w:proofErr w:type="spellEnd"/>
            <w:r w:rsidRPr="00160D3F">
              <w:rPr>
                <w:rFonts w:asciiTheme="minorHAnsi" w:hAnsiTheme="minorHAnsi" w:cstheme="minorHAnsi"/>
                <w:lang w:val="en-GB"/>
              </w:rPr>
              <w:t>)</w:t>
            </w:r>
          </w:p>
        </w:tc>
        <w:tc>
          <w:tcPr>
            <w:tcW w:w="0" w:type="auto"/>
          </w:tcPr>
          <w:p w:rsidRPr="00160D3F" w:rsidR="00BA533E" w:rsidP="003F096A" w:rsidRDefault="00BA533E" w14:paraId="10F1DC5E"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51,07 V</w:t>
            </w:r>
          </w:p>
        </w:tc>
      </w:tr>
      <w:tr w:rsidRPr="00160D3F" w:rsidR="00BA533E" w:rsidTr="003F096A" w14:paraId="61070BDB" w14:textId="77777777">
        <w:trPr>
          <w:jc w:val="center"/>
        </w:trPr>
        <w:tc>
          <w:tcPr>
            <w:tcW w:w="0" w:type="auto"/>
          </w:tcPr>
          <w:p w:rsidRPr="00160D3F" w:rsidR="00BA533E" w:rsidP="003F096A" w:rsidRDefault="00BA533E" w14:paraId="6F410A35" w14:textId="77777777">
            <w:pPr>
              <w:pStyle w:val="Tabla-FiguraEstilo"/>
              <w:rPr>
                <w:rFonts w:asciiTheme="minorHAnsi" w:hAnsiTheme="minorHAnsi" w:cstheme="minorHAnsi"/>
                <w:lang w:val="en-GB"/>
              </w:rPr>
            </w:pPr>
            <w:r w:rsidRPr="00160D3F">
              <w:rPr>
                <w:rFonts w:asciiTheme="minorHAnsi" w:hAnsiTheme="minorHAnsi" w:cstheme="minorHAnsi"/>
                <w:lang w:val="en-GB"/>
              </w:rPr>
              <w:t>Short Circuit Current (</w:t>
            </w:r>
            <w:proofErr w:type="spellStart"/>
            <w:r w:rsidRPr="00160D3F">
              <w:rPr>
                <w:rFonts w:asciiTheme="minorHAnsi" w:hAnsiTheme="minorHAnsi" w:cstheme="minorHAnsi"/>
                <w:lang w:val="en-GB"/>
              </w:rPr>
              <w:t>stc</w:t>
            </w:r>
            <w:proofErr w:type="spellEnd"/>
            <w:r w:rsidRPr="00160D3F">
              <w:rPr>
                <w:rFonts w:asciiTheme="minorHAnsi" w:hAnsiTheme="minorHAnsi" w:cstheme="minorHAnsi"/>
                <w:lang w:val="en-GB"/>
              </w:rPr>
              <w:t>)</w:t>
            </w:r>
          </w:p>
        </w:tc>
        <w:tc>
          <w:tcPr>
            <w:tcW w:w="0" w:type="auto"/>
          </w:tcPr>
          <w:p w:rsidRPr="00160D3F" w:rsidR="00BA533E" w:rsidP="003F096A" w:rsidRDefault="00BA533E" w14:paraId="2D318D50"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14,25 A</w:t>
            </w:r>
          </w:p>
        </w:tc>
      </w:tr>
      <w:tr w:rsidRPr="00160D3F" w:rsidR="00BA533E" w:rsidTr="003F096A" w14:paraId="7D091829" w14:textId="77777777">
        <w:trPr>
          <w:jc w:val="center"/>
        </w:trPr>
        <w:tc>
          <w:tcPr>
            <w:tcW w:w="0" w:type="auto"/>
          </w:tcPr>
          <w:p w:rsidRPr="00160D3F" w:rsidR="00BA533E" w:rsidP="003F096A" w:rsidRDefault="00BA533E" w14:paraId="665EA992" w14:textId="77777777">
            <w:pPr>
              <w:pStyle w:val="Tabla-FiguraEstilo"/>
              <w:rPr>
                <w:rFonts w:asciiTheme="minorHAnsi" w:hAnsiTheme="minorHAnsi" w:cstheme="minorHAnsi"/>
                <w:lang w:val="en-GB"/>
              </w:rPr>
            </w:pPr>
            <w:r w:rsidRPr="00160D3F">
              <w:rPr>
                <w:rFonts w:asciiTheme="minorHAnsi" w:hAnsiTheme="minorHAnsi" w:cstheme="minorHAnsi"/>
                <w:lang w:val="en-GB"/>
              </w:rPr>
              <w:t xml:space="preserve">Temperature Coefficient of </w:t>
            </w:r>
            <w:proofErr w:type="spellStart"/>
            <w:r w:rsidRPr="00160D3F">
              <w:rPr>
                <w:rFonts w:asciiTheme="minorHAnsi" w:hAnsiTheme="minorHAnsi" w:cstheme="minorHAnsi"/>
                <w:lang w:val="en-GB"/>
              </w:rPr>
              <w:t>Voc</w:t>
            </w:r>
            <w:proofErr w:type="spellEnd"/>
          </w:p>
        </w:tc>
        <w:tc>
          <w:tcPr>
            <w:tcW w:w="0" w:type="auto"/>
          </w:tcPr>
          <w:p w:rsidRPr="00160D3F" w:rsidR="00BA533E" w:rsidP="003F096A" w:rsidRDefault="00BA533E" w14:paraId="589C3E26" w14:textId="77777777">
            <w:pPr>
              <w:pStyle w:val="Tabla-FiguraEstilo"/>
              <w:rPr>
                <w:rFonts w:asciiTheme="minorHAnsi" w:hAnsiTheme="minorHAnsi" w:cstheme="minorHAnsi"/>
                <w:lang w:val="en-GB"/>
              </w:rPr>
            </w:pPr>
            <w:r>
              <w:rPr>
                <w:rFonts w:asciiTheme="minorHAnsi" w:hAnsiTheme="minorHAnsi" w:cstheme="minorHAnsi"/>
                <w:lang w:val="en-GB"/>
              </w:rPr>
              <w:t>- 0.</w:t>
            </w:r>
            <w:r w:rsidRPr="00160D3F">
              <w:rPr>
                <w:rFonts w:asciiTheme="minorHAnsi" w:hAnsiTheme="minorHAnsi" w:cstheme="minorHAnsi"/>
                <w:lang w:val="en-GB"/>
              </w:rPr>
              <w:t>25 %/ºC</w:t>
            </w:r>
          </w:p>
        </w:tc>
      </w:tr>
      <w:tr w:rsidRPr="00160D3F" w:rsidR="00BA533E" w:rsidTr="003F096A" w14:paraId="43149D56" w14:textId="77777777">
        <w:trPr>
          <w:jc w:val="center"/>
        </w:trPr>
        <w:tc>
          <w:tcPr>
            <w:tcW w:w="0" w:type="auto"/>
          </w:tcPr>
          <w:p w:rsidRPr="00160D3F" w:rsidR="00BA533E" w:rsidP="003F096A" w:rsidRDefault="00BA533E" w14:paraId="60F0CD5C" w14:textId="77777777">
            <w:pPr>
              <w:pStyle w:val="Tabla-FiguraEstilo"/>
              <w:rPr>
                <w:rFonts w:asciiTheme="minorHAnsi" w:hAnsiTheme="minorHAnsi" w:cstheme="minorHAnsi"/>
                <w:lang w:val="en-GB"/>
              </w:rPr>
            </w:pPr>
            <w:r w:rsidRPr="00160D3F">
              <w:rPr>
                <w:rFonts w:asciiTheme="minorHAnsi" w:hAnsiTheme="minorHAnsi" w:cstheme="minorHAnsi"/>
                <w:lang w:val="en-GB"/>
              </w:rPr>
              <w:t xml:space="preserve">Temperature Coefficient of </w:t>
            </w:r>
            <w:proofErr w:type="spellStart"/>
            <w:r w:rsidRPr="00160D3F">
              <w:rPr>
                <w:rFonts w:asciiTheme="minorHAnsi" w:hAnsiTheme="minorHAnsi" w:cstheme="minorHAnsi"/>
                <w:lang w:val="en-GB"/>
              </w:rPr>
              <w:t>Isc</w:t>
            </w:r>
            <w:proofErr w:type="spellEnd"/>
          </w:p>
        </w:tc>
        <w:tc>
          <w:tcPr>
            <w:tcW w:w="0" w:type="auto"/>
          </w:tcPr>
          <w:p w:rsidRPr="00160D3F" w:rsidR="00BA533E" w:rsidP="003F096A" w:rsidRDefault="00BA533E" w14:paraId="110334FE" w14:textId="77777777">
            <w:pPr>
              <w:pStyle w:val="Tabla-FiguraEstilo"/>
              <w:keepNext/>
              <w:jc w:val="center"/>
              <w:rPr>
                <w:rFonts w:asciiTheme="minorHAnsi" w:hAnsiTheme="minorHAnsi" w:cstheme="minorHAnsi"/>
                <w:lang w:val="en-GB"/>
              </w:rPr>
            </w:pPr>
            <w:r>
              <w:rPr>
                <w:rFonts w:asciiTheme="minorHAnsi" w:hAnsiTheme="minorHAnsi" w:cstheme="minorHAnsi"/>
                <w:lang w:val="en-GB"/>
              </w:rPr>
              <w:t>0.</w:t>
            </w:r>
            <w:r w:rsidRPr="00160D3F">
              <w:rPr>
                <w:rFonts w:asciiTheme="minorHAnsi" w:hAnsiTheme="minorHAnsi" w:cstheme="minorHAnsi"/>
                <w:lang w:val="en-GB"/>
              </w:rPr>
              <w:t>046%/ºC</w:t>
            </w:r>
          </w:p>
        </w:tc>
      </w:tr>
    </w:tbl>
    <w:p w:rsidRPr="00160D3F" w:rsidR="00BA533E" w:rsidP="00BA533E" w:rsidRDefault="00BA533E" w14:paraId="08E4B467" w14:textId="3CF6B1E4">
      <w:pPr>
        <w:pStyle w:val="Descripcin"/>
        <w:spacing w:before="120"/>
        <w:jc w:val="center"/>
        <w:rPr>
          <w:rFonts w:asciiTheme="minorHAnsi" w:hAnsiTheme="minorHAnsi" w:cstheme="minorHAnsi"/>
          <w:lang w:val="en-GB"/>
        </w:rPr>
      </w:pPr>
      <w:bookmarkStart w:name="_Toc140232693" w:id="26"/>
      <w:r w:rsidRPr="00160D3F">
        <w:rPr>
          <w:rFonts w:asciiTheme="minorHAnsi" w:hAnsiTheme="minorHAnsi" w:cstheme="minorHAnsi"/>
          <w:lang w:val="en-GB"/>
        </w:rPr>
        <w:t xml:space="preserve">Table </w:t>
      </w:r>
      <w:r w:rsidRPr="00160D3F">
        <w:rPr>
          <w:rFonts w:asciiTheme="minorHAnsi" w:hAnsiTheme="minorHAnsi" w:cstheme="minorHAnsi"/>
          <w:lang w:val="en-GB"/>
        </w:rPr>
        <w:fldChar w:fldCharType="begin"/>
      </w:r>
      <w:r w:rsidRPr="00160D3F">
        <w:rPr>
          <w:rFonts w:asciiTheme="minorHAnsi" w:hAnsiTheme="minorHAnsi" w:cstheme="minorHAnsi"/>
          <w:lang w:val="en-GB"/>
        </w:rPr>
        <w:instrText xml:space="preserve"> SEQ Table \* ARABIC </w:instrText>
      </w:r>
      <w:r w:rsidRPr="00160D3F">
        <w:rPr>
          <w:rFonts w:asciiTheme="minorHAnsi" w:hAnsiTheme="minorHAnsi" w:cstheme="minorHAnsi"/>
          <w:lang w:val="en-GB"/>
        </w:rPr>
        <w:fldChar w:fldCharType="separate"/>
      </w:r>
      <w:r>
        <w:rPr>
          <w:rFonts w:asciiTheme="minorHAnsi" w:hAnsiTheme="minorHAnsi" w:cstheme="minorHAnsi"/>
          <w:noProof/>
          <w:lang w:val="en-GB"/>
        </w:rPr>
        <w:t>4</w:t>
      </w:r>
      <w:r w:rsidRPr="00160D3F">
        <w:rPr>
          <w:rFonts w:asciiTheme="minorHAnsi" w:hAnsiTheme="minorHAnsi" w:cstheme="minorHAnsi"/>
          <w:lang w:val="en-GB"/>
        </w:rPr>
        <w:fldChar w:fldCharType="end"/>
      </w:r>
      <w:r w:rsidRPr="00160D3F">
        <w:rPr>
          <w:rFonts w:asciiTheme="minorHAnsi" w:hAnsiTheme="minorHAnsi" w:cstheme="minorHAnsi"/>
          <w:lang w:val="en-GB"/>
        </w:rPr>
        <w:t xml:space="preserve"> JKM570N-72HL4-BDV 570 </w:t>
      </w:r>
      <w:proofErr w:type="spellStart"/>
      <w:proofErr w:type="gramStart"/>
      <w:r w:rsidRPr="00160D3F">
        <w:rPr>
          <w:rFonts w:asciiTheme="minorHAnsi" w:hAnsiTheme="minorHAnsi" w:cstheme="minorHAnsi"/>
          <w:lang w:val="en-GB"/>
        </w:rPr>
        <w:t>Wp</w:t>
      </w:r>
      <w:proofErr w:type="spellEnd"/>
      <w:proofErr w:type="gramEnd"/>
      <w:r w:rsidRPr="00160D3F">
        <w:rPr>
          <w:rFonts w:asciiTheme="minorHAnsi" w:hAnsiTheme="minorHAnsi" w:cstheme="minorHAnsi"/>
          <w:lang w:val="en-GB"/>
        </w:rPr>
        <w:t xml:space="preserve"> Parameters Values</w:t>
      </w:r>
      <w:bookmarkEnd w:id="26"/>
    </w:p>
    <w:p w:rsidRPr="00160D3F" w:rsidR="00BA533E" w:rsidP="00BA533E" w:rsidRDefault="00BA533E" w14:paraId="48E983D2" w14:textId="77777777">
      <w:pPr>
        <w:pStyle w:val="Prrafo"/>
        <w:jc w:val="center"/>
        <w:rPr>
          <w:rFonts w:asciiTheme="minorHAnsi" w:hAnsiTheme="minorHAnsi" w:cstheme="minorHAnsi"/>
          <w:b/>
          <w:lang w:val="en-GB"/>
        </w:rPr>
      </w:pPr>
    </w:p>
    <w:tbl>
      <w:tblPr>
        <w:tblStyle w:val="Tablaconcuadrcula"/>
        <w:tblW w:w="0" w:type="auto"/>
        <w:jc w:val="center"/>
        <w:tblLook w:val="04A0" w:firstRow="1" w:lastRow="0" w:firstColumn="1" w:lastColumn="0" w:noHBand="0" w:noVBand="1"/>
      </w:tblPr>
      <w:tblGrid>
        <w:gridCol w:w="2984"/>
        <w:gridCol w:w="1234"/>
      </w:tblGrid>
      <w:tr w:rsidRPr="00160D3F" w:rsidR="00BA533E" w:rsidTr="002E3794" w14:paraId="725A9228" w14:textId="77777777">
        <w:trPr>
          <w:jc w:val="center"/>
        </w:trPr>
        <w:tc>
          <w:tcPr>
            <w:tcW w:w="0" w:type="auto"/>
            <w:gridSpan w:val="2"/>
            <w:shd w:val="clear" w:color="auto" w:fill="D9D9D9" w:themeFill="background1" w:themeFillShade="D9"/>
          </w:tcPr>
          <w:p w:rsidRPr="00357DEC" w:rsidR="00BA533E" w:rsidP="003F096A" w:rsidRDefault="00BA533E" w14:paraId="4172F62A" w14:textId="77777777">
            <w:pPr>
              <w:pStyle w:val="Tabla-FiguraEstilo"/>
              <w:jc w:val="center"/>
              <w:rPr>
                <w:rFonts w:asciiTheme="minorHAnsi" w:hAnsiTheme="minorHAnsi" w:cstheme="minorHAnsi"/>
                <w:b/>
                <w:lang w:val="en-GB"/>
              </w:rPr>
            </w:pPr>
            <w:r w:rsidRPr="00160D3F">
              <w:rPr>
                <w:rFonts w:asciiTheme="minorHAnsi" w:hAnsiTheme="minorHAnsi" w:cstheme="minorHAnsi"/>
                <w:b/>
                <w:lang w:val="en-GB"/>
              </w:rPr>
              <w:t>JKM575N-72HL4</w:t>
            </w:r>
            <w:r>
              <w:rPr>
                <w:rFonts w:asciiTheme="minorHAnsi" w:hAnsiTheme="minorHAnsi" w:cstheme="minorHAnsi"/>
                <w:b/>
                <w:lang w:val="en-GB"/>
              </w:rPr>
              <w:t xml:space="preserve">-BDV 575 </w:t>
            </w:r>
            <w:proofErr w:type="spellStart"/>
            <w:r>
              <w:rPr>
                <w:rFonts w:asciiTheme="minorHAnsi" w:hAnsiTheme="minorHAnsi" w:cstheme="minorHAnsi"/>
                <w:b/>
                <w:lang w:val="en-GB"/>
              </w:rPr>
              <w:t>Wp</w:t>
            </w:r>
            <w:proofErr w:type="spellEnd"/>
          </w:p>
        </w:tc>
      </w:tr>
      <w:tr w:rsidRPr="00160D3F" w:rsidR="00BA533E" w:rsidTr="003F096A" w14:paraId="18E62BB8" w14:textId="77777777">
        <w:trPr>
          <w:jc w:val="center"/>
        </w:trPr>
        <w:tc>
          <w:tcPr>
            <w:tcW w:w="0" w:type="auto"/>
          </w:tcPr>
          <w:p w:rsidRPr="00160D3F" w:rsidR="00BA533E" w:rsidP="003F096A" w:rsidRDefault="00BA533E" w14:paraId="17A5EDC3" w14:textId="77777777">
            <w:pPr>
              <w:pStyle w:val="Tabla-FiguraEstilo"/>
              <w:rPr>
                <w:rFonts w:asciiTheme="minorHAnsi" w:hAnsiTheme="minorHAnsi" w:cstheme="minorHAnsi"/>
                <w:lang w:val="en-GB"/>
              </w:rPr>
            </w:pPr>
            <w:r w:rsidRPr="00160D3F">
              <w:rPr>
                <w:rFonts w:asciiTheme="minorHAnsi" w:hAnsiTheme="minorHAnsi" w:cstheme="minorHAnsi"/>
                <w:lang w:val="en-GB"/>
              </w:rPr>
              <w:t xml:space="preserve">Max. Power </w:t>
            </w:r>
          </w:p>
        </w:tc>
        <w:tc>
          <w:tcPr>
            <w:tcW w:w="0" w:type="auto"/>
          </w:tcPr>
          <w:p w:rsidRPr="00160D3F" w:rsidR="00BA533E" w:rsidP="003F096A" w:rsidRDefault="00BA533E" w14:paraId="539F149A"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 xml:space="preserve">575 </w:t>
            </w:r>
            <w:proofErr w:type="spellStart"/>
            <w:r w:rsidRPr="00160D3F">
              <w:rPr>
                <w:rFonts w:asciiTheme="minorHAnsi" w:hAnsiTheme="minorHAnsi" w:cstheme="minorHAnsi"/>
                <w:lang w:val="en-GB"/>
              </w:rPr>
              <w:t>Wp</w:t>
            </w:r>
            <w:proofErr w:type="spellEnd"/>
          </w:p>
        </w:tc>
      </w:tr>
      <w:tr w:rsidRPr="00160D3F" w:rsidR="00BA533E" w:rsidTr="003F096A" w14:paraId="1316DC1B" w14:textId="77777777">
        <w:trPr>
          <w:jc w:val="center"/>
        </w:trPr>
        <w:tc>
          <w:tcPr>
            <w:tcW w:w="0" w:type="auto"/>
          </w:tcPr>
          <w:p w:rsidRPr="00160D3F" w:rsidR="00BA533E" w:rsidP="003F096A" w:rsidRDefault="00BA533E" w14:paraId="5127E82B" w14:textId="77777777">
            <w:pPr>
              <w:pStyle w:val="Tabla-FiguraEstilo"/>
              <w:rPr>
                <w:rFonts w:asciiTheme="minorHAnsi" w:hAnsiTheme="minorHAnsi" w:cstheme="minorHAnsi"/>
                <w:lang w:val="en-GB"/>
              </w:rPr>
            </w:pPr>
            <w:r w:rsidRPr="00160D3F">
              <w:rPr>
                <w:rFonts w:asciiTheme="minorHAnsi" w:hAnsiTheme="minorHAnsi" w:cstheme="minorHAnsi"/>
                <w:lang w:val="en-GB"/>
              </w:rPr>
              <w:t>Open Circuit Voltage (</w:t>
            </w:r>
            <w:proofErr w:type="spellStart"/>
            <w:r w:rsidRPr="00160D3F">
              <w:rPr>
                <w:rFonts w:asciiTheme="minorHAnsi" w:hAnsiTheme="minorHAnsi" w:cstheme="minorHAnsi"/>
                <w:lang w:val="en-GB"/>
              </w:rPr>
              <w:t>stc</w:t>
            </w:r>
            <w:proofErr w:type="spellEnd"/>
            <w:r w:rsidRPr="00160D3F">
              <w:rPr>
                <w:rFonts w:asciiTheme="minorHAnsi" w:hAnsiTheme="minorHAnsi" w:cstheme="minorHAnsi"/>
                <w:lang w:val="en-GB"/>
              </w:rPr>
              <w:t>)</w:t>
            </w:r>
          </w:p>
        </w:tc>
        <w:tc>
          <w:tcPr>
            <w:tcW w:w="0" w:type="auto"/>
          </w:tcPr>
          <w:p w:rsidRPr="00160D3F" w:rsidR="00BA533E" w:rsidP="003F096A" w:rsidRDefault="00BA533E" w14:paraId="0302878D"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 xml:space="preserve"> 51,27 V</w:t>
            </w:r>
          </w:p>
        </w:tc>
      </w:tr>
      <w:tr w:rsidRPr="00160D3F" w:rsidR="00BA533E" w:rsidTr="003F096A" w14:paraId="3E0FE0A9" w14:textId="77777777">
        <w:trPr>
          <w:jc w:val="center"/>
        </w:trPr>
        <w:tc>
          <w:tcPr>
            <w:tcW w:w="0" w:type="auto"/>
          </w:tcPr>
          <w:p w:rsidRPr="00160D3F" w:rsidR="00BA533E" w:rsidP="003F096A" w:rsidRDefault="00BA533E" w14:paraId="6F06ADE8" w14:textId="77777777">
            <w:pPr>
              <w:pStyle w:val="Tabla-FiguraEstilo"/>
              <w:rPr>
                <w:rFonts w:asciiTheme="minorHAnsi" w:hAnsiTheme="minorHAnsi" w:cstheme="minorHAnsi"/>
                <w:lang w:val="en-GB"/>
              </w:rPr>
            </w:pPr>
            <w:r w:rsidRPr="00160D3F">
              <w:rPr>
                <w:rFonts w:asciiTheme="minorHAnsi" w:hAnsiTheme="minorHAnsi" w:cstheme="minorHAnsi"/>
                <w:lang w:val="en-GB"/>
              </w:rPr>
              <w:t>Short Circuit Current (</w:t>
            </w:r>
            <w:proofErr w:type="spellStart"/>
            <w:r w:rsidRPr="00160D3F">
              <w:rPr>
                <w:rFonts w:asciiTheme="minorHAnsi" w:hAnsiTheme="minorHAnsi" w:cstheme="minorHAnsi"/>
                <w:lang w:val="en-GB"/>
              </w:rPr>
              <w:t>stc</w:t>
            </w:r>
            <w:proofErr w:type="spellEnd"/>
            <w:r w:rsidRPr="00160D3F">
              <w:rPr>
                <w:rFonts w:asciiTheme="minorHAnsi" w:hAnsiTheme="minorHAnsi" w:cstheme="minorHAnsi"/>
                <w:lang w:val="en-GB"/>
              </w:rPr>
              <w:t>)</w:t>
            </w:r>
          </w:p>
        </w:tc>
        <w:tc>
          <w:tcPr>
            <w:tcW w:w="0" w:type="auto"/>
          </w:tcPr>
          <w:p w:rsidRPr="00160D3F" w:rsidR="00BA533E" w:rsidP="003F096A" w:rsidRDefault="00BA533E" w14:paraId="6E4A93AA"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14,31 A</w:t>
            </w:r>
          </w:p>
        </w:tc>
      </w:tr>
      <w:tr w:rsidRPr="00160D3F" w:rsidR="00BA533E" w:rsidTr="003F096A" w14:paraId="4813F97D" w14:textId="77777777">
        <w:trPr>
          <w:jc w:val="center"/>
        </w:trPr>
        <w:tc>
          <w:tcPr>
            <w:tcW w:w="0" w:type="auto"/>
          </w:tcPr>
          <w:p w:rsidRPr="00160D3F" w:rsidR="00BA533E" w:rsidP="003F096A" w:rsidRDefault="00BA533E" w14:paraId="022A8FA3" w14:textId="77777777">
            <w:pPr>
              <w:pStyle w:val="Tabla-FiguraEstilo"/>
              <w:rPr>
                <w:rFonts w:asciiTheme="minorHAnsi" w:hAnsiTheme="minorHAnsi" w:cstheme="minorHAnsi"/>
                <w:lang w:val="en-GB"/>
              </w:rPr>
            </w:pPr>
            <w:r w:rsidRPr="00160D3F">
              <w:rPr>
                <w:rFonts w:asciiTheme="minorHAnsi" w:hAnsiTheme="minorHAnsi" w:cstheme="minorHAnsi"/>
                <w:lang w:val="en-GB"/>
              </w:rPr>
              <w:t xml:space="preserve">Temperature Coefficient of </w:t>
            </w:r>
            <w:proofErr w:type="spellStart"/>
            <w:r w:rsidRPr="00160D3F">
              <w:rPr>
                <w:rFonts w:asciiTheme="minorHAnsi" w:hAnsiTheme="minorHAnsi" w:cstheme="minorHAnsi"/>
                <w:lang w:val="en-GB"/>
              </w:rPr>
              <w:t>Voc</w:t>
            </w:r>
            <w:proofErr w:type="spellEnd"/>
          </w:p>
        </w:tc>
        <w:tc>
          <w:tcPr>
            <w:tcW w:w="0" w:type="auto"/>
          </w:tcPr>
          <w:p w:rsidRPr="00160D3F" w:rsidR="00BA533E" w:rsidP="003F096A" w:rsidRDefault="00BA533E" w14:paraId="35D50455" w14:textId="77777777">
            <w:pPr>
              <w:pStyle w:val="Tabla-FiguraEstilo"/>
              <w:rPr>
                <w:rFonts w:asciiTheme="minorHAnsi" w:hAnsiTheme="minorHAnsi" w:cstheme="minorHAnsi"/>
                <w:lang w:val="en-GB"/>
              </w:rPr>
            </w:pPr>
            <w:r w:rsidRPr="00160D3F">
              <w:rPr>
                <w:rFonts w:asciiTheme="minorHAnsi" w:hAnsiTheme="minorHAnsi" w:cstheme="minorHAnsi"/>
                <w:lang w:val="en-GB"/>
              </w:rPr>
              <w:t>- 0</w:t>
            </w:r>
            <w:r>
              <w:rPr>
                <w:rFonts w:asciiTheme="minorHAnsi" w:hAnsiTheme="minorHAnsi" w:cstheme="minorHAnsi"/>
                <w:lang w:val="en-GB"/>
              </w:rPr>
              <w:t>.</w:t>
            </w:r>
            <w:r w:rsidRPr="00160D3F">
              <w:rPr>
                <w:rFonts w:asciiTheme="minorHAnsi" w:hAnsiTheme="minorHAnsi" w:cstheme="minorHAnsi"/>
                <w:lang w:val="en-GB"/>
              </w:rPr>
              <w:t>25 %/ºC</w:t>
            </w:r>
          </w:p>
        </w:tc>
      </w:tr>
      <w:tr w:rsidRPr="00160D3F" w:rsidR="00BA533E" w:rsidTr="003F096A" w14:paraId="247A1EFE" w14:textId="77777777">
        <w:trPr>
          <w:jc w:val="center"/>
        </w:trPr>
        <w:tc>
          <w:tcPr>
            <w:tcW w:w="0" w:type="auto"/>
          </w:tcPr>
          <w:p w:rsidRPr="00160D3F" w:rsidR="00BA533E" w:rsidP="003F096A" w:rsidRDefault="00BA533E" w14:paraId="4156FB44" w14:textId="77777777">
            <w:pPr>
              <w:pStyle w:val="Tabla-FiguraEstilo"/>
              <w:rPr>
                <w:rFonts w:asciiTheme="minorHAnsi" w:hAnsiTheme="minorHAnsi" w:cstheme="minorHAnsi"/>
                <w:lang w:val="en-GB"/>
              </w:rPr>
            </w:pPr>
            <w:r w:rsidRPr="00160D3F">
              <w:rPr>
                <w:rFonts w:asciiTheme="minorHAnsi" w:hAnsiTheme="minorHAnsi" w:cstheme="minorHAnsi"/>
                <w:lang w:val="en-GB"/>
              </w:rPr>
              <w:t xml:space="preserve">Temperature Coefficient of </w:t>
            </w:r>
            <w:proofErr w:type="spellStart"/>
            <w:r w:rsidRPr="00160D3F">
              <w:rPr>
                <w:rFonts w:asciiTheme="minorHAnsi" w:hAnsiTheme="minorHAnsi" w:cstheme="minorHAnsi"/>
                <w:lang w:val="en-GB"/>
              </w:rPr>
              <w:t>Isc</w:t>
            </w:r>
            <w:proofErr w:type="spellEnd"/>
          </w:p>
        </w:tc>
        <w:tc>
          <w:tcPr>
            <w:tcW w:w="0" w:type="auto"/>
          </w:tcPr>
          <w:p w:rsidRPr="00160D3F" w:rsidR="00BA533E" w:rsidP="003F096A" w:rsidRDefault="00BA533E" w14:paraId="40F224CA" w14:textId="77777777">
            <w:pPr>
              <w:pStyle w:val="Tabla-FiguraEstilo"/>
              <w:keepNext/>
              <w:jc w:val="center"/>
              <w:rPr>
                <w:rFonts w:asciiTheme="minorHAnsi" w:hAnsiTheme="minorHAnsi" w:cstheme="minorHAnsi"/>
                <w:lang w:val="en-GB"/>
              </w:rPr>
            </w:pPr>
            <w:r>
              <w:rPr>
                <w:rFonts w:asciiTheme="minorHAnsi" w:hAnsiTheme="minorHAnsi" w:cstheme="minorHAnsi"/>
                <w:lang w:val="en-GB"/>
              </w:rPr>
              <w:t>0.</w:t>
            </w:r>
            <w:r w:rsidRPr="00160D3F">
              <w:rPr>
                <w:rFonts w:asciiTheme="minorHAnsi" w:hAnsiTheme="minorHAnsi" w:cstheme="minorHAnsi"/>
                <w:lang w:val="en-GB"/>
              </w:rPr>
              <w:t>046%/ºC</w:t>
            </w:r>
          </w:p>
        </w:tc>
      </w:tr>
    </w:tbl>
    <w:p w:rsidRPr="00160D3F" w:rsidR="00BA533E" w:rsidP="00BA533E" w:rsidRDefault="00BA533E" w14:paraId="7C03C64B" w14:textId="5448883C">
      <w:pPr>
        <w:pStyle w:val="Descripcin"/>
        <w:spacing w:before="120"/>
        <w:jc w:val="center"/>
        <w:rPr>
          <w:rFonts w:asciiTheme="minorHAnsi" w:hAnsiTheme="minorHAnsi" w:cstheme="minorHAnsi"/>
          <w:lang w:val="en-GB"/>
        </w:rPr>
      </w:pPr>
      <w:bookmarkStart w:name="_Toc140232694" w:id="27"/>
      <w:r w:rsidRPr="00160D3F">
        <w:rPr>
          <w:rFonts w:asciiTheme="minorHAnsi" w:hAnsiTheme="minorHAnsi" w:cstheme="minorHAnsi"/>
          <w:lang w:val="en-GB"/>
        </w:rPr>
        <w:t xml:space="preserve">Table </w:t>
      </w:r>
      <w:r w:rsidRPr="00160D3F">
        <w:rPr>
          <w:rFonts w:asciiTheme="minorHAnsi" w:hAnsiTheme="minorHAnsi" w:cstheme="minorHAnsi"/>
          <w:lang w:val="en-GB"/>
        </w:rPr>
        <w:fldChar w:fldCharType="begin"/>
      </w:r>
      <w:r w:rsidRPr="00160D3F">
        <w:rPr>
          <w:rFonts w:asciiTheme="minorHAnsi" w:hAnsiTheme="minorHAnsi" w:cstheme="minorHAnsi"/>
          <w:lang w:val="en-GB"/>
        </w:rPr>
        <w:instrText xml:space="preserve"> SEQ Table \* ARABIC </w:instrText>
      </w:r>
      <w:r w:rsidRPr="00160D3F">
        <w:rPr>
          <w:rFonts w:asciiTheme="minorHAnsi" w:hAnsiTheme="minorHAnsi" w:cstheme="minorHAnsi"/>
          <w:lang w:val="en-GB"/>
        </w:rPr>
        <w:fldChar w:fldCharType="separate"/>
      </w:r>
      <w:r>
        <w:rPr>
          <w:rFonts w:asciiTheme="minorHAnsi" w:hAnsiTheme="minorHAnsi" w:cstheme="minorHAnsi"/>
          <w:noProof/>
          <w:lang w:val="en-GB"/>
        </w:rPr>
        <w:t>5</w:t>
      </w:r>
      <w:r w:rsidRPr="00160D3F">
        <w:rPr>
          <w:rFonts w:asciiTheme="minorHAnsi" w:hAnsiTheme="minorHAnsi" w:cstheme="minorHAnsi"/>
          <w:lang w:val="en-GB"/>
        </w:rPr>
        <w:fldChar w:fldCharType="end"/>
      </w:r>
      <w:r w:rsidRPr="00160D3F">
        <w:rPr>
          <w:rFonts w:asciiTheme="minorHAnsi" w:hAnsiTheme="minorHAnsi" w:cstheme="minorHAnsi"/>
          <w:lang w:val="en-GB"/>
        </w:rPr>
        <w:t xml:space="preserve">  JKM575N-72HL4-BDV 575 </w:t>
      </w:r>
      <w:proofErr w:type="spellStart"/>
      <w:proofErr w:type="gramStart"/>
      <w:r w:rsidRPr="00160D3F">
        <w:rPr>
          <w:rFonts w:asciiTheme="minorHAnsi" w:hAnsiTheme="minorHAnsi" w:cstheme="minorHAnsi"/>
          <w:lang w:val="en-GB"/>
        </w:rPr>
        <w:t>Wp</w:t>
      </w:r>
      <w:proofErr w:type="spellEnd"/>
      <w:proofErr w:type="gramEnd"/>
      <w:r w:rsidRPr="00160D3F">
        <w:rPr>
          <w:rFonts w:asciiTheme="minorHAnsi" w:hAnsiTheme="minorHAnsi" w:cstheme="minorHAnsi"/>
          <w:lang w:val="en-GB"/>
        </w:rPr>
        <w:t xml:space="preserve"> Parameters Values</w:t>
      </w:r>
      <w:bookmarkEnd w:id="27"/>
    </w:p>
    <w:p w:rsidRPr="00845EBB" w:rsidR="000A428C" w:rsidP="000A428C" w:rsidRDefault="000A428C" w14:paraId="513FC6E0" w14:textId="77777777">
      <w:pPr>
        <w:pStyle w:val="Prrafo"/>
        <w:ind w:left="426"/>
        <w:rPr>
          <w:rFonts w:asciiTheme="minorHAnsi" w:hAnsiTheme="minorHAnsi" w:cstheme="minorHAnsi"/>
          <w:lang w:val="en-GB"/>
        </w:rPr>
      </w:pPr>
      <w:r w:rsidRPr="00845EBB">
        <w:rPr>
          <w:rFonts w:asciiTheme="minorHAnsi" w:hAnsiTheme="minorHAnsi" w:cstheme="minorHAnsi"/>
          <w:lang w:val="en-GB"/>
        </w:rPr>
        <w:t>This invert</w:t>
      </w:r>
      <w:r>
        <w:rPr>
          <w:rFonts w:asciiTheme="minorHAnsi" w:hAnsiTheme="minorHAnsi" w:cstheme="minorHAnsi"/>
          <w:lang w:val="en-GB"/>
        </w:rPr>
        <w:t>e</w:t>
      </w:r>
      <w:r w:rsidRPr="00845EBB">
        <w:rPr>
          <w:rFonts w:asciiTheme="minorHAnsi" w:hAnsiTheme="minorHAnsi" w:cstheme="minorHAnsi"/>
          <w:lang w:val="en-GB"/>
        </w:rPr>
        <w:t>r admits a maxim</w:t>
      </w:r>
      <w:r>
        <w:rPr>
          <w:rFonts w:asciiTheme="minorHAnsi" w:hAnsiTheme="minorHAnsi" w:cstheme="minorHAnsi"/>
          <w:lang w:val="en-GB"/>
        </w:rPr>
        <w:t>u</w:t>
      </w:r>
      <w:r w:rsidRPr="00845EBB">
        <w:rPr>
          <w:rFonts w:asciiTheme="minorHAnsi" w:hAnsiTheme="minorHAnsi" w:cstheme="minorHAnsi"/>
          <w:lang w:val="en-GB"/>
        </w:rPr>
        <w:t>m of 27 pane</w:t>
      </w:r>
      <w:r>
        <w:rPr>
          <w:rFonts w:asciiTheme="minorHAnsi" w:hAnsiTheme="minorHAnsi" w:cstheme="minorHAnsi"/>
          <w:lang w:val="en-GB"/>
        </w:rPr>
        <w:t>l</w:t>
      </w:r>
      <w:r w:rsidRPr="00845EBB">
        <w:rPr>
          <w:rFonts w:asciiTheme="minorHAnsi" w:hAnsiTheme="minorHAnsi" w:cstheme="minorHAnsi"/>
          <w:lang w:val="en-GB"/>
        </w:rPr>
        <w:t>s i</w:t>
      </w:r>
      <w:r>
        <w:rPr>
          <w:rFonts w:asciiTheme="minorHAnsi" w:hAnsiTheme="minorHAnsi" w:cstheme="minorHAnsi"/>
          <w:lang w:val="en-GB"/>
        </w:rPr>
        <w:t>n</w:t>
      </w:r>
      <w:r w:rsidRPr="00845EBB">
        <w:rPr>
          <w:rFonts w:asciiTheme="minorHAnsi" w:hAnsiTheme="minorHAnsi" w:cstheme="minorHAnsi"/>
          <w:lang w:val="en-GB"/>
        </w:rPr>
        <w:t xml:space="preserve"> serie</w:t>
      </w:r>
      <w:r>
        <w:rPr>
          <w:rFonts w:asciiTheme="minorHAnsi" w:hAnsiTheme="minorHAnsi" w:cstheme="minorHAnsi"/>
          <w:lang w:val="en-GB"/>
        </w:rPr>
        <w:t>s</w:t>
      </w:r>
      <w:r w:rsidRPr="00845EBB">
        <w:rPr>
          <w:rFonts w:asciiTheme="minorHAnsi" w:hAnsiTheme="minorHAnsi" w:cstheme="minorHAnsi"/>
          <w:lang w:val="en-GB"/>
        </w:rPr>
        <w:t xml:space="preserve"> per string and 3</w:t>
      </w:r>
      <w:r>
        <w:rPr>
          <w:rFonts w:asciiTheme="minorHAnsi" w:hAnsiTheme="minorHAnsi" w:cstheme="minorHAnsi"/>
          <w:lang w:val="en-GB"/>
        </w:rPr>
        <w:t>2</w:t>
      </w:r>
      <w:r w:rsidRPr="00845EBB">
        <w:rPr>
          <w:rFonts w:asciiTheme="minorHAnsi" w:hAnsiTheme="minorHAnsi" w:cstheme="minorHAnsi"/>
          <w:lang w:val="en-GB"/>
        </w:rPr>
        <w:t xml:space="preserve"> strin</w:t>
      </w:r>
      <w:r>
        <w:rPr>
          <w:rFonts w:asciiTheme="minorHAnsi" w:hAnsiTheme="minorHAnsi" w:cstheme="minorHAnsi"/>
          <w:lang w:val="en-GB"/>
        </w:rPr>
        <w:t>g</w:t>
      </w:r>
      <w:r w:rsidRPr="00845EBB">
        <w:rPr>
          <w:rFonts w:asciiTheme="minorHAnsi" w:hAnsiTheme="minorHAnsi" w:cstheme="minorHAnsi"/>
          <w:lang w:val="en-GB"/>
        </w:rPr>
        <w:t>s in parallel as shown below</w:t>
      </w:r>
      <w:r>
        <w:rPr>
          <w:rFonts w:asciiTheme="minorHAnsi" w:hAnsiTheme="minorHAnsi" w:cstheme="minorHAnsi"/>
          <w:lang w:val="en-GB"/>
        </w:rPr>
        <w:t>.</w:t>
      </w:r>
    </w:p>
    <w:p w:rsidR="000A428C" w:rsidP="000A428C" w:rsidRDefault="000A428C" w14:paraId="16BD61AF" w14:textId="64F65963">
      <w:pPr>
        <w:pStyle w:val="Prrafo"/>
        <w:ind w:left="426"/>
        <w:rPr>
          <w:lang w:val="en-GB"/>
        </w:rPr>
      </w:pPr>
      <w:r w:rsidRPr="00D54EE5">
        <w:rPr>
          <w:lang w:val="en-GB"/>
        </w:rPr>
        <w:t xml:space="preserve">The maximum number of PV modules to be connected in series must </w:t>
      </w:r>
      <w:r>
        <w:rPr>
          <w:lang w:val="en-GB"/>
        </w:rPr>
        <w:t xml:space="preserve">is calculated in the most restrictive conditions: </w:t>
      </w:r>
      <w:r w:rsidRPr="00357DEC">
        <w:rPr>
          <w:rFonts w:asciiTheme="minorHAnsi" w:hAnsiTheme="minorHAnsi" w:cstheme="minorHAnsi"/>
          <w:lang w:val="en-GB"/>
        </w:rPr>
        <w:t xml:space="preserve">575 </w:t>
      </w:r>
      <w:proofErr w:type="spellStart"/>
      <w:proofErr w:type="gramStart"/>
      <w:r w:rsidRPr="00357DEC">
        <w:rPr>
          <w:rFonts w:asciiTheme="minorHAnsi" w:hAnsiTheme="minorHAnsi" w:cstheme="minorHAnsi"/>
          <w:lang w:val="en-GB"/>
        </w:rPr>
        <w:t>Wp</w:t>
      </w:r>
      <w:proofErr w:type="spellEnd"/>
      <w:proofErr w:type="gramEnd"/>
      <w:r w:rsidRPr="00357DEC">
        <w:rPr>
          <w:rFonts w:asciiTheme="minorHAnsi" w:hAnsiTheme="minorHAnsi" w:cstheme="minorHAnsi"/>
          <w:lang w:val="en-GB"/>
        </w:rPr>
        <w:t xml:space="preserve"> module</w:t>
      </w:r>
      <w:r w:rsidRPr="00D54EE5">
        <w:rPr>
          <w:lang w:val="en-GB"/>
        </w:rPr>
        <w:t xml:space="preserve"> </w:t>
      </w:r>
      <w:r>
        <w:rPr>
          <w:lang w:val="en-GB"/>
        </w:rPr>
        <w:t>and minimum ambient temperature.</w:t>
      </w:r>
    </w:p>
    <w:p w:rsidR="009D10E2" w:rsidP="000A428C" w:rsidRDefault="009D10E2" w14:paraId="59D020D3" w14:textId="754D13A9">
      <w:pPr>
        <w:pStyle w:val="Prrafo"/>
        <w:ind w:left="426"/>
        <w:rPr>
          <w:rFonts w:asciiTheme="minorHAnsi" w:hAnsiTheme="minorHAnsi" w:cstheme="minorHAnsi"/>
          <w:lang w:val="en-GB"/>
        </w:rPr>
      </w:pPr>
      <w:r>
        <w:rPr>
          <w:lang w:val="en-GB"/>
        </w:rPr>
        <w:t>For the minimum site´s temperature at -5ºC,</w:t>
      </w:r>
    </w:p>
    <w:p w:rsidRPr="00357DEC" w:rsidR="000A428C" w:rsidP="000A428C" w:rsidRDefault="008068F4" w14:paraId="7A593609" w14:textId="4B48CC50">
      <w:pPr>
        <w:pStyle w:val="Prrafo"/>
        <w:ind w:left="426"/>
        <w:rPr>
          <w:rFonts w:asciiTheme="minorHAnsi" w:hAnsiTheme="minorHAnsi" w:cstheme="minorHAnsi"/>
          <w:lang w:val="en-GB"/>
        </w:rPr>
      </w:pPr>
      <m:oMathPara>
        <m:oMath>
          <m:sSub>
            <m:sSubPr>
              <m:ctrlPr>
                <w:rPr>
                  <w:rFonts w:ascii="Cambria Math" w:hAnsi="Cambria Math" w:cstheme="minorHAnsi"/>
                  <w:i/>
                  <w:lang w:val="en-GB"/>
                </w:rPr>
              </m:ctrlPr>
            </m:sSubPr>
            <m:e>
              <m:r>
                <w:rPr>
                  <w:rFonts w:ascii="Cambria Math" w:hAnsi="Cambria Math" w:cstheme="minorHAnsi"/>
                  <w:lang w:val="en-GB"/>
                </w:rPr>
                <m:t>V</m:t>
              </m:r>
            </m:e>
            <m:sub>
              <m:r>
                <w:rPr>
                  <w:rFonts w:ascii="Cambria Math" w:hAnsi="Cambria Math" w:cstheme="minorHAnsi"/>
                  <w:lang w:val="en-GB"/>
                </w:rPr>
                <m:t>OC</m:t>
              </m:r>
            </m:sub>
          </m:sSub>
          <m:r>
            <w:rPr>
              <w:rFonts w:ascii="Cambria Math" w:hAnsi="Cambria Math" w:cstheme="minorHAnsi"/>
              <w:lang w:val="en-GB"/>
            </w:rPr>
            <m:t>=55.11, @-5</m:t>
          </m:r>
          <m:r>
            <m:rPr>
              <m:sty m:val="p"/>
            </m:rPr>
            <w:rPr>
              <w:rFonts w:ascii="Cambria Math" w:hAnsi="Cambria Math" w:cstheme="minorHAnsi"/>
              <w:lang w:val="en-GB"/>
            </w:rPr>
            <m:t>°</m:t>
          </m:r>
          <m:r>
            <m:rPr>
              <m:sty m:val="p"/>
            </m:rPr>
            <w:rPr>
              <w:rFonts w:ascii="Cambria Math" w:hAnsiTheme="minorHAnsi" w:cstheme="minorHAnsi"/>
              <w:lang w:val="en-GB"/>
            </w:rPr>
            <m:t>C ambient temperature</m:t>
          </m:r>
        </m:oMath>
      </m:oMathPara>
    </w:p>
    <w:p w:rsidR="000A428C" w:rsidP="000A428C" w:rsidRDefault="000A428C" w14:paraId="469758BD" w14:textId="06647E38">
      <w:pPr>
        <w:pStyle w:val="Prrafo"/>
        <w:ind w:left="426"/>
        <w:rPr>
          <w:rFonts w:asciiTheme="minorHAnsi" w:hAnsiTheme="minorHAnsi" w:cstheme="minorHAnsi"/>
          <w:lang w:val="en-GB"/>
        </w:rPr>
      </w:pPr>
      <w:r>
        <w:rPr>
          <w:rFonts w:asciiTheme="minorHAnsi" w:hAnsiTheme="minorHAnsi" w:cstheme="minorHAnsi"/>
          <w:lang w:val="en-GB"/>
        </w:rPr>
        <w:t xml:space="preserve">Therefore, the maximum </w:t>
      </w:r>
      <w:r w:rsidR="009D10E2">
        <w:rPr>
          <w:rFonts w:asciiTheme="minorHAnsi" w:hAnsiTheme="minorHAnsi" w:cstheme="minorHAnsi"/>
          <w:lang w:val="en-GB"/>
        </w:rPr>
        <w:t xml:space="preserve">voltage in open </w:t>
      </w:r>
      <w:proofErr w:type="spellStart"/>
      <w:r w:rsidR="009D10E2">
        <w:rPr>
          <w:rFonts w:asciiTheme="minorHAnsi" w:hAnsiTheme="minorHAnsi" w:cstheme="minorHAnsi"/>
          <w:lang w:val="en-GB"/>
        </w:rPr>
        <w:t>circutuit</w:t>
      </w:r>
      <w:proofErr w:type="spellEnd"/>
      <w:r>
        <w:rPr>
          <w:rFonts w:asciiTheme="minorHAnsi" w:hAnsiTheme="minorHAnsi" w:cstheme="minorHAnsi"/>
          <w:lang w:val="en-GB"/>
        </w:rPr>
        <w:t xml:space="preserve"> per string for </w:t>
      </w:r>
      <w:r w:rsidR="009D10E2">
        <w:rPr>
          <w:rFonts w:asciiTheme="minorHAnsi" w:hAnsiTheme="minorHAnsi" w:cstheme="minorHAnsi"/>
          <w:lang w:val="en-GB"/>
        </w:rPr>
        <w:t>27 Modules-string</w:t>
      </w:r>
      <w:r>
        <w:rPr>
          <w:rFonts w:asciiTheme="minorHAnsi" w:hAnsiTheme="minorHAnsi" w:cstheme="minorHAnsi"/>
          <w:lang w:val="en-GB"/>
        </w:rPr>
        <w:t xml:space="preserve"> is:</w:t>
      </w:r>
    </w:p>
    <w:p w:rsidRPr="0025782A" w:rsidR="000A428C" w:rsidP="009D10E2" w:rsidRDefault="008068F4" w14:paraId="3734160A" w14:textId="672F07E1">
      <w:pPr>
        <w:pStyle w:val="Prrafo"/>
        <w:ind w:left="426"/>
        <w:jc w:val="center"/>
        <w:rPr>
          <w:rFonts w:asciiTheme="minorHAnsi" w:hAnsiTheme="minorHAnsi" w:eastAsiaTheme="minorEastAsia" w:cstheme="minorHAnsi"/>
          <w:lang w:val="en-GB"/>
        </w:rPr>
      </w:pPr>
      <m:oMathPara>
        <m:oMath>
          <m:sSub>
            <m:sSubPr>
              <m:ctrlPr>
                <w:rPr>
                  <w:rFonts w:ascii="Cambria Math" w:hAnsi="Cambria Math" w:eastAsiaTheme="minorEastAsia" w:cstheme="minorHAnsi"/>
                  <w:i/>
                  <w:lang w:val="en-GB"/>
                </w:rPr>
              </m:ctrlPr>
            </m:sSubPr>
            <m:e>
              <m:r>
                <w:rPr>
                  <w:rFonts w:ascii="Cambria Math" w:hAnsi="Cambria Math" w:eastAsiaTheme="minorEastAsia" w:cstheme="minorHAnsi"/>
                  <w:lang w:val="en-GB"/>
                </w:rPr>
                <m:t>V</m:t>
              </m:r>
            </m:e>
            <m:sub>
              <m:r>
                <w:rPr>
                  <w:rFonts w:ascii="Cambria Math" w:hAnsi="Cambria Math" w:eastAsiaTheme="minorEastAsia" w:cstheme="minorHAnsi"/>
                  <w:lang w:val="en-GB"/>
                </w:rPr>
                <m:t>str,max</m:t>
              </m:r>
            </m:sub>
          </m:sSub>
          <m:r>
            <w:rPr>
              <w:rFonts w:ascii="Cambria Math" w:hAnsi="Cambria Math" w:eastAsiaTheme="minorEastAsia" w:cstheme="minorHAnsi"/>
              <w:lang w:val="en-GB"/>
            </w:rPr>
            <m:t>=1490.67&lt;1500</m:t>
          </m:r>
        </m:oMath>
      </m:oMathPara>
    </w:p>
    <w:p w:rsidRPr="00357DEC" w:rsidR="000A428C" w:rsidP="000A428C" w:rsidRDefault="000A428C" w14:paraId="643E4D21" w14:textId="77777777">
      <w:pPr>
        <w:pStyle w:val="Prrafo"/>
        <w:ind w:left="426"/>
        <w:rPr>
          <w:rFonts w:asciiTheme="minorHAnsi" w:hAnsiTheme="minorHAnsi" w:cstheme="minorHAnsi"/>
          <w:lang w:val="en-GB"/>
        </w:rPr>
      </w:pPr>
      <w:r w:rsidRPr="00357DEC">
        <w:rPr>
          <w:rFonts w:asciiTheme="minorHAnsi" w:hAnsiTheme="minorHAnsi" w:cstheme="minorHAnsi"/>
          <w:lang w:val="en-GB"/>
        </w:rPr>
        <w:t xml:space="preserve">For the maximum site’s temperature, at +35°C, the maximum </w:t>
      </w:r>
      <w:proofErr w:type="spellStart"/>
      <w:r w:rsidRPr="00357DEC">
        <w:rPr>
          <w:rFonts w:asciiTheme="minorHAnsi" w:hAnsiTheme="minorHAnsi" w:cstheme="minorHAnsi"/>
          <w:lang w:val="en-GB"/>
        </w:rPr>
        <w:t>Isc</w:t>
      </w:r>
      <w:proofErr w:type="spellEnd"/>
      <w:r w:rsidRPr="00357DEC">
        <w:rPr>
          <w:rFonts w:asciiTheme="minorHAnsi" w:hAnsiTheme="minorHAnsi" w:cstheme="minorHAnsi"/>
          <w:lang w:val="en-GB"/>
        </w:rPr>
        <w:t>, max of each string is,</w:t>
      </w:r>
    </w:p>
    <w:p w:rsidRPr="00246718" w:rsidR="000A428C" w:rsidP="000A428C" w:rsidRDefault="000A428C" w14:paraId="4521E07A" w14:textId="66A7975B">
      <w:pPr>
        <w:pStyle w:val="Prrafo"/>
        <w:ind w:left="426"/>
        <w:jc w:val="center"/>
        <w:rPr>
          <w:rFonts w:asciiTheme="minorHAnsi" w:hAnsiTheme="minorHAnsi" w:eastAsiaTheme="minorEastAsia" w:cstheme="minorHAnsi"/>
          <w:lang w:val="en-GB"/>
        </w:rPr>
      </w:pPr>
      <m:oMathPara>
        <m:oMath>
          <m:r>
            <w:rPr>
              <w:rFonts w:ascii="Cambria Math" w:hAnsi="Cambria Math" w:cstheme="minorHAnsi"/>
              <w:lang w:val="en-GB"/>
            </w:rPr>
            <m:t>Isc_</m:t>
          </m:r>
          <m:func>
            <m:funcPr>
              <m:ctrlPr>
                <w:rPr>
                  <w:rFonts w:ascii="Cambria Math" w:hAnsi="Cambria Math" w:cstheme="minorHAnsi"/>
                  <w:i/>
                  <w:lang w:val="en-GB"/>
                </w:rPr>
              </m:ctrlPr>
            </m:funcPr>
            <m:fName>
              <m:r>
                <m:rPr>
                  <m:sty m:val="p"/>
                </m:rPr>
                <w:rPr>
                  <w:rFonts w:ascii="Cambria Math" w:hAnsi="Cambria Math" w:cstheme="minorHAnsi"/>
                  <w:lang w:val="en-GB"/>
                </w:rPr>
                <m:t>max</m:t>
              </m:r>
            </m:fName>
            <m:e>
              <m:r>
                <w:rPr>
                  <w:rFonts w:ascii="Cambria Math" w:hAnsi="Cambria Math" w:cstheme="minorHAnsi"/>
                  <w:lang w:val="en-GB"/>
                </w:rPr>
                <m:t>=14.38, @+35</m:t>
              </m:r>
              <m:r>
                <m:rPr>
                  <m:sty m:val="p"/>
                </m:rPr>
                <w:rPr>
                  <w:rFonts w:ascii="Cambria Math" w:hAnsi="Cambria Math" w:cstheme="minorHAnsi"/>
                  <w:lang w:val="en-GB"/>
                </w:rPr>
                <m:t>°</m:t>
              </m:r>
              <m:r>
                <m:rPr>
                  <m:sty m:val="p"/>
                </m:rPr>
                <w:rPr>
                  <w:rFonts w:ascii="Cambria Math" w:hAnsiTheme="minorHAnsi" w:cstheme="minorHAnsi"/>
                  <w:lang w:val="en-GB"/>
                </w:rPr>
                <m:t>C ambient temperature</m:t>
              </m:r>
            </m:e>
          </m:func>
        </m:oMath>
      </m:oMathPara>
    </w:p>
    <w:p w:rsidR="000A428C" w:rsidP="000A428C" w:rsidRDefault="000A428C" w14:paraId="7D533CFA" w14:textId="77777777">
      <w:pPr>
        <w:pStyle w:val="Prrafo"/>
        <w:ind w:left="426"/>
        <w:rPr>
          <w:rFonts w:asciiTheme="minorHAnsi" w:hAnsiTheme="minorHAnsi" w:cstheme="minorHAnsi"/>
          <w:lang w:val="en-GB"/>
        </w:rPr>
      </w:pPr>
      <w:r w:rsidRPr="00357DEC">
        <w:rPr>
          <w:rFonts w:asciiTheme="minorHAnsi" w:hAnsiTheme="minorHAnsi" w:cstheme="minorHAnsi"/>
          <w:lang w:val="en-GB"/>
        </w:rPr>
        <w:t xml:space="preserve">Each MPPT of the inverter is configured with to 2 strings, so the total MPPT input DC </w:t>
      </w:r>
      <w:proofErr w:type="spellStart"/>
      <w:r w:rsidRPr="00357DEC">
        <w:rPr>
          <w:rFonts w:asciiTheme="minorHAnsi" w:hAnsiTheme="minorHAnsi" w:cstheme="minorHAnsi"/>
          <w:lang w:val="en-GB"/>
        </w:rPr>
        <w:t>shortcircuit</w:t>
      </w:r>
      <w:proofErr w:type="spellEnd"/>
      <w:r w:rsidRPr="00357DEC">
        <w:rPr>
          <w:rFonts w:asciiTheme="minorHAnsi" w:hAnsiTheme="minorHAnsi" w:cstheme="minorHAnsi"/>
          <w:lang w:val="en-GB"/>
        </w:rPr>
        <w:t xml:space="preserve"> current is</w:t>
      </w:r>
      <w:r>
        <w:rPr>
          <w:rFonts w:asciiTheme="minorHAnsi" w:hAnsiTheme="minorHAnsi" w:cstheme="minorHAnsi"/>
          <w:lang w:val="en-GB"/>
        </w:rPr>
        <w:t xml:space="preserve"> valid for the inverter</w:t>
      </w:r>
      <w:r w:rsidRPr="00357DEC">
        <w:rPr>
          <w:rFonts w:asciiTheme="minorHAnsi" w:hAnsiTheme="minorHAnsi" w:cstheme="minorHAnsi"/>
          <w:lang w:val="en-GB"/>
        </w:rPr>
        <w:t>,</w:t>
      </w:r>
    </w:p>
    <w:p w:rsidR="000A428C" w:rsidP="000A428C" w:rsidRDefault="008068F4" w14:paraId="7D574E8F" w14:textId="607F7F7B">
      <w:pPr>
        <w:pStyle w:val="Prrafo"/>
        <w:ind w:left="426"/>
        <w:rPr>
          <w:rFonts w:asciiTheme="minorHAnsi" w:hAnsiTheme="minorHAnsi" w:cstheme="minorHAnsi"/>
          <w:lang w:val="en-GB"/>
        </w:rPr>
      </w:pPr>
      <m:oMathPara>
        <m:oMath>
          <m:func>
            <m:funcPr>
              <m:ctrlPr>
                <w:rPr>
                  <w:rFonts w:ascii="Cambria Math" w:hAnsi="Cambria Math" w:cstheme="minorHAnsi"/>
                  <w:i/>
                  <w:lang w:val="en-GB"/>
                </w:rPr>
              </m:ctrlPr>
            </m:funcPr>
            <m:fName/>
            <m:e>
              <m:sSub>
                <m:sSubPr>
                  <m:ctrlPr>
                    <w:rPr>
                      <w:rFonts w:ascii="Cambria Math" w:hAnsi="Cambria Math" w:cstheme="minorHAnsi"/>
                      <w:i/>
                      <w:lang w:val="en-GB"/>
                    </w:rPr>
                  </m:ctrlPr>
                </m:sSubPr>
                <m:e>
                  <m:r>
                    <w:rPr>
                      <w:rFonts w:ascii="Cambria Math" w:hAnsi="Cambria Math" w:cstheme="minorHAnsi"/>
                      <w:lang w:val="en-GB"/>
                    </w:rPr>
                    <m:t>I</m:t>
                  </m:r>
                </m:e>
                <m:sub>
                  <m:r>
                    <w:rPr>
                      <w:rFonts w:ascii="Cambria Math" w:hAnsi="Cambria Math" w:cstheme="minorHAnsi"/>
                      <w:lang w:val="en-GB"/>
                    </w:rPr>
                    <m:t>inv,dc,Isc,max</m:t>
                  </m:r>
                </m:sub>
              </m:sSub>
              <m:r>
                <w:rPr>
                  <w:rFonts w:ascii="Cambria Math" w:hAnsi="Cambria Math" w:cstheme="minorHAnsi"/>
                  <w:lang w:val="en-GB"/>
                </w:rPr>
                <m:t>=14.38*2=28.76&lt;60A</m:t>
              </m:r>
            </m:e>
          </m:func>
        </m:oMath>
      </m:oMathPara>
    </w:p>
    <w:p w:rsidR="000A428C" w:rsidP="000A428C" w:rsidRDefault="000A428C" w14:paraId="196DBB03" w14:textId="77777777">
      <w:pPr>
        <w:pStyle w:val="Prrafo"/>
        <w:ind w:left="426"/>
        <w:rPr>
          <w:rFonts w:asciiTheme="minorHAnsi" w:hAnsiTheme="minorHAnsi" w:cstheme="minorHAnsi"/>
          <w:lang w:val="en-GB"/>
        </w:rPr>
      </w:pPr>
      <w:r w:rsidRPr="000B615D">
        <w:rPr>
          <w:rFonts w:asciiTheme="minorHAnsi" w:hAnsiTheme="minorHAnsi" w:cstheme="minorHAnsi"/>
          <w:lang w:val="en-GB"/>
        </w:rPr>
        <w:t xml:space="preserve">This inverter accepts a maximum of 16 </w:t>
      </w:r>
      <w:r>
        <w:rPr>
          <w:rFonts w:asciiTheme="minorHAnsi" w:hAnsiTheme="minorHAnsi" w:cstheme="minorHAnsi"/>
          <w:lang w:val="en-GB"/>
        </w:rPr>
        <w:t>pairs</w:t>
      </w:r>
      <w:r w:rsidRPr="000B615D">
        <w:rPr>
          <w:rFonts w:asciiTheme="minorHAnsi" w:hAnsiTheme="minorHAnsi" w:cstheme="minorHAnsi"/>
          <w:lang w:val="en-GB"/>
        </w:rPr>
        <w:t xml:space="preserve"> of 2 </w:t>
      </w:r>
      <w:r>
        <w:rPr>
          <w:rFonts w:asciiTheme="minorHAnsi" w:hAnsiTheme="minorHAnsi" w:cstheme="minorHAnsi"/>
          <w:lang w:val="en-GB"/>
        </w:rPr>
        <w:t>MPPT independent inputs</w:t>
      </w:r>
      <w:r w:rsidRPr="000B615D">
        <w:rPr>
          <w:rFonts w:asciiTheme="minorHAnsi" w:hAnsiTheme="minorHAnsi" w:cstheme="minorHAnsi"/>
          <w:lang w:val="en-GB"/>
        </w:rPr>
        <w:t xml:space="preserve">, so it is possible to configure </w:t>
      </w:r>
      <w:r>
        <w:rPr>
          <w:rFonts w:asciiTheme="minorHAnsi" w:hAnsiTheme="minorHAnsi" w:cstheme="minorHAnsi"/>
          <w:lang w:val="en-GB"/>
        </w:rPr>
        <w:t>up to 32</w:t>
      </w:r>
      <w:r w:rsidRPr="000B615D">
        <w:rPr>
          <w:rFonts w:asciiTheme="minorHAnsi" w:hAnsiTheme="minorHAnsi" w:cstheme="minorHAnsi"/>
          <w:lang w:val="en-GB"/>
        </w:rPr>
        <w:t xml:space="preserve"> strings per inverter</w:t>
      </w:r>
      <w:r w:rsidRPr="00770B4D">
        <w:rPr>
          <w:rFonts w:asciiTheme="minorHAnsi" w:hAnsiTheme="minorHAnsi" w:cstheme="minorHAnsi"/>
          <w:lang w:val="en-GB"/>
        </w:rPr>
        <w:t>.</w:t>
      </w:r>
    </w:p>
    <w:p w:rsidRPr="003E2E2C" w:rsidR="00DC4E58" w:rsidP="00DC4E58" w:rsidRDefault="003E2E2C" w14:paraId="69F91246" w14:textId="5EF8436A">
      <w:pPr>
        <w:pStyle w:val="Ttulo2"/>
        <w:rPr>
          <w:lang w:val="en-US"/>
        </w:rPr>
      </w:pPr>
      <w:bookmarkStart w:name="_Toc140232940" w:id="28"/>
      <w:r w:rsidRPr="003E2E2C">
        <w:rPr>
          <w:lang w:val="en-US"/>
        </w:rPr>
        <w:t>MPPT SIZING</w:t>
      </w:r>
      <w:bookmarkEnd w:id="28"/>
    </w:p>
    <w:p w:rsidR="003E2E2C" w:rsidP="003E2E2C" w:rsidRDefault="003E2E2C" w14:paraId="1F793D3E" w14:textId="77777777">
      <w:pPr>
        <w:pStyle w:val="Prrafo"/>
        <w:ind w:left="426"/>
        <w:rPr>
          <w:rFonts w:asciiTheme="minorHAnsi" w:hAnsiTheme="minorHAnsi" w:cstheme="minorHAnsi"/>
          <w:lang w:val="en-GB"/>
        </w:rPr>
      </w:pPr>
      <w:r w:rsidRPr="00357DEC">
        <w:rPr>
          <w:rFonts w:asciiTheme="minorHAnsi" w:hAnsiTheme="minorHAnsi" w:cstheme="minorHAnsi"/>
          <w:lang w:val="en-GB"/>
        </w:rPr>
        <w:t>The MPPT Operating Voltage Range of each Inverter is 500V ~ 1500V. For a 27 Modules-string the Maximum Power Point Voltage, in STC conditions is</w:t>
      </w:r>
    </w:p>
    <w:p w:rsidRPr="00357DEC" w:rsidR="003E2E2C" w:rsidP="003E2E2C" w:rsidRDefault="008068F4" w14:paraId="092F3C82" w14:textId="14FC339B">
      <w:pPr>
        <w:pStyle w:val="Prrafo"/>
        <w:ind w:left="426"/>
        <w:rPr>
          <w:rFonts w:asciiTheme="minorHAnsi" w:hAnsiTheme="minorHAnsi" w:cstheme="minorHAnsi"/>
          <w:lang w:val="en-GB"/>
        </w:rPr>
      </w:pPr>
      <m:oMathPara>
        <m:oMath>
          <m:sSub>
            <m:sSubPr>
              <m:ctrlPr>
                <w:rPr>
                  <w:rFonts w:ascii="Cambria Math" w:hAnsi="Cambria Math" w:cstheme="minorHAnsi"/>
                  <w:i/>
                  <w:lang w:val="en-GB"/>
                </w:rPr>
              </m:ctrlPr>
            </m:sSubPr>
            <m:e>
              <m:r>
                <w:rPr>
                  <w:rFonts w:ascii="Cambria Math" w:hAnsi="Cambria Math" w:cstheme="minorHAnsi"/>
                  <w:lang w:val="en-GB"/>
                </w:rPr>
                <m:t>V</m:t>
              </m:r>
            </m:e>
            <m:sub>
              <m:r>
                <w:rPr>
                  <w:rFonts w:ascii="Cambria Math" w:hAnsi="Cambria Math" w:cstheme="minorHAnsi"/>
                  <w:lang w:val="en-GB"/>
                </w:rPr>
                <m:t>MPPTstc</m:t>
              </m:r>
            </m:sub>
          </m:sSub>
          <m:r>
            <w:rPr>
              <w:rFonts w:ascii="Cambria Math" w:hAnsi="Cambria Math" w:cstheme="minorHAnsi"/>
              <w:lang w:val="en-GB"/>
            </w:rPr>
            <m:t>=Nº Modules per String*</m:t>
          </m:r>
          <m:sSub>
            <m:sSubPr>
              <m:ctrlPr>
                <w:rPr>
                  <w:rFonts w:ascii="Cambria Math" w:hAnsi="Cambria Math" w:cstheme="minorHAnsi"/>
                  <w:i/>
                  <w:lang w:val="en-GB"/>
                </w:rPr>
              </m:ctrlPr>
            </m:sSubPr>
            <m:e>
              <m:r>
                <w:rPr>
                  <w:rFonts w:ascii="Cambria Math" w:hAnsi="Cambria Math" w:cstheme="minorHAnsi"/>
                  <w:lang w:val="en-GB"/>
                </w:rPr>
                <m:t>V</m:t>
              </m:r>
            </m:e>
            <m:sub>
              <m:r>
                <w:rPr>
                  <w:rFonts w:ascii="Cambria Math" w:hAnsi="Cambria Math" w:cstheme="minorHAnsi"/>
                  <w:lang w:val="en-GB"/>
                </w:rPr>
                <m:t>MP</m:t>
              </m:r>
            </m:sub>
          </m:sSub>
          <m:r>
            <w:rPr>
              <w:rFonts w:ascii="Cambria Math" w:hAnsi="Cambria Math" w:cstheme="minorHAnsi"/>
              <w:lang w:val="en-GB"/>
            </w:rPr>
            <m:t>= 27*42.44=1145.88 V</m:t>
          </m:r>
        </m:oMath>
      </m:oMathPara>
    </w:p>
    <w:p w:rsidRPr="00357DEC" w:rsidR="003E2E2C" w:rsidP="003E2E2C" w:rsidRDefault="003E2E2C" w14:paraId="7430F78D" w14:textId="77777777">
      <w:pPr>
        <w:pStyle w:val="Prrafo"/>
        <w:ind w:left="426"/>
        <w:rPr>
          <w:rFonts w:asciiTheme="minorHAnsi" w:hAnsiTheme="minorHAnsi" w:cstheme="minorHAnsi"/>
          <w:lang w:val="en-GB"/>
        </w:rPr>
      </w:pPr>
      <w:proofErr w:type="gramStart"/>
      <w:r w:rsidRPr="00357DEC">
        <w:rPr>
          <w:rFonts w:asciiTheme="minorHAnsi" w:hAnsiTheme="minorHAnsi" w:cstheme="minorHAnsi"/>
          <w:lang w:val="en-GB"/>
        </w:rPr>
        <w:t>which</w:t>
      </w:r>
      <w:proofErr w:type="gramEnd"/>
      <w:r w:rsidRPr="00357DEC">
        <w:rPr>
          <w:rFonts w:asciiTheme="minorHAnsi" w:hAnsiTheme="minorHAnsi" w:cstheme="minorHAnsi"/>
          <w:lang w:val="en-GB"/>
        </w:rPr>
        <w:t xml:space="preserve"> means that the above voltage window is fulfilled and gives a wide operational range to the Inverter.</w:t>
      </w:r>
    </w:p>
    <w:p w:rsidRPr="00BC5D35" w:rsidR="00DC4E58" w:rsidP="00DC4E58" w:rsidRDefault="003E2E2C" w14:paraId="1B05F72E" w14:textId="70BCE87C">
      <w:pPr>
        <w:pStyle w:val="Ttulo2"/>
        <w:rPr>
          <w:lang w:val="en-US"/>
        </w:rPr>
      </w:pPr>
      <w:bookmarkStart w:name="_Toc140232941" w:id="29"/>
      <w:r>
        <w:rPr>
          <w:lang w:val="en-US"/>
        </w:rPr>
        <w:t>DC/AC RATIO</w:t>
      </w:r>
      <w:bookmarkEnd w:id="29"/>
    </w:p>
    <w:p w:rsidRPr="00BC5D35" w:rsidR="00E52AEF" w:rsidP="007D326D" w:rsidRDefault="00E52AEF" w14:paraId="4492A7EE" w14:textId="2C1F0A8C">
      <w:pPr>
        <w:pStyle w:val="Prrafo"/>
        <w:rPr>
          <w:lang w:val="en-GB"/>
        </w:rPr>
      </w:pPr>
      <w:r w:rsidRPr="00BC5D35">
        <w:rPr>
          <w:lang w:val="en-GB"/>
        </w:rPr>
        <w:t xml:space="preserve">The project’s DC capacity is </w:t>
      </w:r>
      <w:r w:rsidR="00DF59BA">
        <w:rPr>
          <w:lang w:val="en-GB"/>
        </w:rPr>
        <w:t>69.991,56</w:t>
      </w:r>
      <w:r w:rsidR="008F534F">
        <w:rPr>
          <w:lang w:val="en-GB"/>
        </w:rPr>
        <w:t xml:space="preserve"> </w:t>
      </w:r>
      <w:proofErr w:type="spellStart"/>
      <w:r w:rsidRPr="00BC5D35" w:rsidR="00FA0D0C">
        <w:rPr>
          <w:lang w:val="en-GB"/>
        </w:rPr>
        <w:t>kWp</w:t>
      </w:r>
      <w:proofErr w:type="spellEnd"/>
      <w:r w:rsidRPr="00BC5D35" w:rsidR="00FA0D0C">
        <w:rPr>
          <w:lang w:val="en-GB"/>
        </w:rPr>
        <w:t xml:space="preserve"> </w:t>
      </w:r>
      <w:r w:rsidRPr="00BC5D35">
        <w:rPr>
          <w:lang w:val="en-GB"/>
        </w:rPr>
        <w:t>and the number of modules used to reach this capacity is</w:t>
      </w:r>
      <w:r w:rsidRPr="00BC5D35" w:rsidR="00C96FBD">
        <w:rPr>
          <w:lang w:val="en-GB"/>
        </w:rPr>
        <w:t xml:space="preserve"> </w:t>
      </w:r>
      <w:r w:rsidR="00DF59BA">
        <w:rPr>
          <w:lang w:val="en-GB"/>
        </w:rPr>
        <w:t>61.128</w:t>
      </w:r>
      <w:r w:rsidRPr="00BC5D35" w:rsidR="007D326D">
        <w:rPr>
          <w:lang w:val="en-GB"/>
        </w:rPr>
        <w:t xml:space="preserve"> pcs x</w:t>
      </w:r>
      <w:r w:rsidRPr="00BC5D35" w:rsidR="00D32676">
        <w:rPr>
          <w:lang w:val="en-GB"/>
        </w:rPr>
        <w:t xml:space="preserve"> 570</w:t>
      </w:r>
      <w:r w:rsidRPr="00BC5D35" w:rsidR="007D326D">
        <w:rPr>
          <w:lang w:val="en-GB"/>
        </w:rPr>
        <w:t xml:space="preserve"> </w:t>
      </w:r>
      <w:proofErr w:type="spellStart"/>
      <w:proofErr w:type="gramStart"/>
      <w:r w:rsidRPr="00BC5D35" w:rsidR="007D326D">
        <w:rPr>
          <w:lang w:val="en-GB"/>
        </w:rPr>
        <w:t>Wp</w:t>
      </w:r>
      <w:proofErr w:type="spellEnd"/>
      <w:proofErr w:type="gramEnd"/>
      <w:r w:rsidRPr="00BC5D35" w:rsidR="007D326D">
        <w:rPr>
          <w:lang w:val="en-GB"/>
        </w:rPr>
        <w:t xml:space="preserve"> and </w:t>
      </w:r>
      <w:r w:rsidR="00DF59BA">
        <w:rPr>
          <w:lang w:val="en-GB"/>
        </w:rPr>
        <w:t>61.128</w:t>
      </w:r>
      <w:r w:rsidRPr="00BC5D35" w:rsidR="007D326D">
        <w:rPr>
          <w:lang w:val="en-GB"/>
        </w:rPr>
        <w:t xml:space="preserve"> pcs</w:t>
      </w:r>
      <w:r w:rsidRPr="00BC5D35" w:rsidR="00D32676">
        <w:rPr>
          <w:lang w:val="en-GB"/>
        </w:rPr>
        <w:t xml:space="preserve"> 575</w:t>
      </w:r>
      <w:r w:rsidRPr="00BC5D35" w:rsidR="007D326D">
        <w:rPr>
          <w:lang w:val="en-GB"/>
        </w:rPr>
        <w:t xml:space="preserve"> </w:t>
      </w:r>
      <w:proofErr w:type="spellStart"/>
      <w:r w:rsidRPr="00BC5D35" w:rsidR="007D326D">
        <w:rPr>
          <w:lang w:val="en-GB"/>
        </w:rPr>
        <w:t>Wp</w:t>
      </w:r>
      <w:proofErr w:type="spellEnd"/>
      <w:r w:rsidRPr="00BC5D35" w:rsidR="007D326D">
        <w:rPr>
          <w:lang w:val="en-GB"/>
        </w:rPr>
        <w:t>.</w:t>
      </w:r>
    </w:p>
    <w:p w:rsidR="002B3D26" w:rsidP="007D326D" w:rsidRDefault="00E52AEF" w14:paraId="4E7C2267" w14:textId="77777777">
      <w:pPr>
        <w:pStyle w:val="L-bala"/>
        <w:numPr>
          <w:ilvl w:val="0"/>
          <w:numId w:val="0"/>
        </w:numPr>
        <w:ind w:left="567"/>
        <w:rPr>
          <w:lang w:val="en-GB"/>
        </w:rPr>
      </w:pPr>
      <w:r w:rsidRPr="00BC5D35">
        <w:rPr>
          <w:lang w:val="en-GB"/>
        </w:rPr>
        <w:t xml:space="preserve">A number of </w:t>
      </w:r>
      <w:r w:rsidR="00DF59BA">
        <w:rPr>
          <w:lang w:val="en-GB"/>
        </w:rPr>
        <w:t>154</w:t>
      </w:r>
      <w:r w:rsidRPr="00BC5D35" w:rsidR="00D32676">
        <w:rPr>
          <w:lang w:val="en-GB"/>
        </w:rPr>
        <w:t xml:space="preserve"> </w:t>
      </w:r>
      <w:proofErr w:type="spellStart"/>
      <w:r w:rsidRPr="00BC5D35" w:rsidR="00BC5D35">
        <w:rPr>
          <w:lang w:val="en-GB"/>
        </w:rPr>
        <w:t>Sungrow</w:t>
      </w:r>
      <w:proofErr w:type="spellEnd"/>
      <w:r w:rsidRPr="00BC5D35">
        <w:rPr>
          <w:lang w:val="en-GB"/>
        </w:rPr>
        <w:t xml:space="preserve"> String Inverters</w:t>
      </w:r>
      <w:r w:rsidRPr="00BC5D35" w:rsidR="00566E43">
        <w:rPr>
          <w:lang w:val="en-GB"/>
        </w:rPr>
        <w:t xml:space="preserve"> </w:t>
      </w:r>
      <w:r w:rsidRPr="00BC5D35" w:rsidR="00BC5D35">
        <w:rPr>
          <w:lang w:val="en-GB"/>
        </w:rPr>
        <w:t xml:space="preserve">SG350HX </w:t>
      </w:r>
      <w:r w:rsidRPr="00BC5D35">
        <w:rPr>
          <w:lang w:val="en-GB"/>
        </w:rPr>
        <w:t>are</w:t>
      </w:r>
      <w:r w:rsidRPr="00BC5D35" w:rsidR="00566E43">
        <w:rPr>
          <w:lang w:val="en-GB"/>
        </w:rPr>
        <w:t xml:space="preserve"> </w:t>
      </w:r>
      <w:r w:rsidRPr="00BC5D35">
        <w:rPr>
          <w:lang w:val="en-GB"/>
        </w:rPr>
        <w:t xml:space="preserve">used to generate a Nominal Installed </w:t>
      </w:r>
      <w:r w:rsidRPr="003E6E2C">
        <w:rPr>
          <w:lang w:val="en-GB"/>
        </w:rPr>
        <w:t xml:space="preserve">AC Capacity of </w:t>
      </w:r>
      <w:r w:rsidR="00DF59BA">
        <w:rPr>
          <w:lang w:val="en-GB"/>
        </w:rPr>
        <w:t>54.208</w:t>
      </w:r>
      <w:r w:rsidRPr="003E6E2C" w:rsidR="00BC5D35">
        <w:rPr>
          <w:lang w:val="en-GB"/>
        </w:rPr>
        <w:t xml:space="preserve"> kW</w:t>
      </w:r>
      <w:r w:rsidRPr="003E6E2C" w:rsidR="00F878E8">
        <w:rPr>
          <w:lang w:val="en-GB"/>
        </w:rPr>
        <w:t xml:space="preserve"> max output power, therefore the average DC/AC Ratio of the PV Plant is </w:t>
      </w:r>
      <w:r w:rsidR="008F534F">
        <w:rPr>
          <w:lang w:val="en-GB"/>
        </w:rPr>
        <w:t>1,</w:t>
      </w:r>
      <w:r w:rsidR="00DF59BA">
        <w:rPr>
          <w:lang w:val="en-GB"/>
        </w:rPr>
        <w:t>291</w:t>
      </w:r>
      <w:r w:rsidRPr="003E6E2C" w:rsidR="003E6E2C">
        <w:rPr>
          <w:lang w:val="en-GB"/>
        </w:rPr>
        <w:t xml:space="preserve"> @30</w:t>
      </w:r>
      <w:r w:rsidRPr="003E6E2C" w:rsidR="007D326D">
        <w:rPr>
          <w:lang w:val="en-GB"/>
        </w:rPr>
        <w:t>ºC.</w:t>
      </w:r>
    </w:p>
    <w:p w:rsidRPr="00BC5D35" w:rsidR="00F23BB8" w:rsidP="00F23BB8" w:rsidRDefault="00F23BB8" w14:paraId="17F5003A" w14:textId="207C0E5C">
      <w:pPr>
        <w:pStyle w:val="Ttulo2"/>
        <w:rPr>
          <w:lang w:val="en-US"/>
        </w:rPr>
      </w:pPr>
      <w:bookmarkStart w:name="_Toc140232942" w:id="30"/>
      <w:r>
        <w:rPr>
          <w:lang w:val="en-US"/>
        </w:rPr>
        <w:t>CONFIGURATION</w:t>
      </w:r>
      <w:bookmarkEnd w:id="30"/>
    </w:p>
    <w:p w:rsidRPr="00EB14FA" w:rsidR="00EB14FA" w:rsidP="00EB14FA" w:rsidRDefault="00EB14FA" w14:paraId="6525654D" w14:textId="07B18965">
      <w:pPr>
        <w:pStyle w:val="Prrafo"/>
        <w:ind w:left="426"/>
        <w:rPr>
          <w:rFonts w:ascii="inherit" w:hAnsi="inherit" w:eastAsia="Times New Roman" w:cs="Courier New"/>
          <w:color w:val="202124"/>
          <w:sz w:val="42"/>
          <w:szCs w:val="42"/>
          <w:lang w:val="en-US" w:eastAsia="es-ES"/>
        </w:rPr>
      </w:pPr>
      <w:r w:rsidRPr="00EB14FA">
        <w:rPr>
          <w:rFonts w:asciiTheme="minorHAnsi" w:hAnsiTheme="minorHAnsi" w:cstheme="minorHAnsi"/>
          <w:lang w:val="en-US"/>
        </w:rPr>
        <w:t xml:space="preserve">The electrical plan configuration developed according to the general plant layout, ref </w:t>
      </w:r>
      <w:r>
        <w:rPr>
          <w:rFonts w:asciiTheme="minorHAnsi" w:hAnsiTheme="minorHAnsi" w:cstheme="minorHAnsi"/>
          <w:lang w:val="en-US"/>
        </w:rPr>
        <w:t xml:space="preserve">[4], is </w:t>
      </w:r>
    </w:p>
    <w:tbl>
      <w:tblPr>
        <w:tblW w:w="6348" w:type="dxa"/>
        <w:tblInd w:w="127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70" w:type="dxa"/>
          <w:right w:w="70" w:type="dxa"/>
        </w:tblCellMar>
        <w:tblLook w:val="04A0" w:firstRow="1" w:lastRow="0" w:firstColumn="1" w:lastColumn="0" w:noHBand="0" w:noVBand="1"/>
      </w:tblPr>
      <w:tblGrid>
        <w:gridCol w:w="2776"/>
        <w:gridCol w:w="3572"/>
      </w:tblGrid>
      <w:tr w:rsidRPr="004A2E7A" w:rsidR="002B3D26" w:rsidTr="002E3794" w14:paraId="5E319455" w14:textId="77777777">
        <w:trPr>
          <w:trHeight w:val="250"/>
        </w:trPr>
        <w:tc>
          <w:tcPr>
            <w:tcW w:w="6348" w:type="dxa"/>
            <w:gridSpan w:val="2"/>
            <w:shd w:val="clear" w:color="auto" w:fill="D9D9D9" w:themeFill="background1" w:themeFillShade="D9"/>
            <w:noWrap/>
            <w:vAlign w:val="center"/>
            <w:hideMark/>
          </w:tcPr>
          <w:p w:rsidRPr="004A2E7A" w:rsidR="002B3D26" w:rsidP="002B3D26" w:rsidRDefault="002B3D26" w14:paraId="0B55307B" w14:textId="77777777">
            <w:pPr>
              <w:jc w:val="center"/>
              <w:rPr>
                <w:rFonts w:ascii="Calibri" w:hAnsi="Calibri" w:eastAsia="Times New Roman" w:cs="Calibri"/>
                <w:b/>
                <w:color w:val="000000"/>
                <w:sz w:val="22"/>
                <w:lang w:eastAsia="es-ES"/>
              </w:rPr>
            </w:pPr>
            <w:r w:rsidRPr="004A2E7A">
              <w:rPr>
                <w:rFonts w:ascii="Calibri" w:hAnsi="Calibri" w:eastAsia="Times New Roman" w:cs="Calibri"/>
                <w:b/>
                <w:color w:val="000000"/>
                <w:sz w:val="22"/>
                <w:lang w:eastAsia="es-ES"/>
              </w:rPr>
              <w:t>OVERVIEW PV PLANT CONFIGURATION</w:t>
            </w:r>
          </w:p>
        </w:tc>
      </w:tr>
      <w:tr w:rsidRPr="008068F4" w:rsidR="002B3D26" w:rsidTr="002B3D26" w14:paraId="2AC53448" w14:textId="77777777">
        <w:trPr>
          <w:trHeight w:val="250"/>
        </w:trPr>
        <w:tc>
          <w:tcPr>
            <w:tcW w:w="2776" w:type="dxa"/>
            <w:shd w:val="clear" w:color="auto" w:fill="auto"/>
            <w:noWrap/>
            <w:vAlign w:val="center"/>
            <w:hideMark/>
          </w:tcPr>
          <w:p w:rsidRPr="004A2E7A" w:rsidR="002B3D26" w:rsidP="002B3D26" w:rsidRDefault="002B3D26" w14:paraId="2F145CD1"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PV MODULE</w:t>
            </w:r>
          </w:p>
        </w:tc>
        <w:tc>
          <w:tcPr>
            <w:tcW w:w="3572" w:type="dxa"/>
            <w:shd w:val="clear" w:color="auto" w:fill="auto"/>
            <w:noWrap/>
            <w:vAlign w:val="center"/>
            <w:hideMark/>
          </w:tcPr>
          <w:p w:rsidRPr="002B3D26" w:rsidR="002B3D26" w:rsidP="002B3D26" w:rsidRDefault="002B3D26" w14:paraId="3B3992E5" w14:textId="77777777">
            <w:pPr>
              <w:jc w:val="center"/>
              <w:rPr>
                <w:rFonts w:ascii="Calibri" w:hAnsi="Calibri" w:eastAsia="Times New Roman" w:cs="Calibri"/>
                <w:color w:val="000000"/>
                <w:sz w:val="22"/>
                <w:lang w:val="en-GB" w:eastAsia="es-ES"/>
              </w:rPr>
            </w:pPr>
            <w:r w:rsidRPr="002B3D26">
              <w:rPr>
                <w:rFonts w:ascii="Calibri" w:hAnsi="Calibri" w:cs="Calibri"/>
                <w:color w:val="000000"/>
                <w:sz w:val="22"/>
                <w:lang w:val="en-GB"/>
              </w:rPr>
              <w:t>JINKO TIGER PRO 72HL4-BDV 570 WP</w:t>
            </w:r>
          </w:p>
        </w:tc>
      </w:tr>
      <w:tr w:rsidRPr="008068F4" w:rsidR="002B3D26" w:rsidTr="002B3D26" w14:paraId="321262BB" w14:textId="77777777">
        <w:trPr>
          <w:trHeight w:val="250"/>
        </w:trPr>
        <w:tc>
          <w:tcPr>
            <w:tcW w:w="2776" w:type="dxa"/>
            <w:shd w:val="clear" w:color="auto" w:fill="auto"/>
            <w:noWrap/>
            <w:vAlign w:val="center"/>
            <w:hideMark/>
          </w:tcPr>
          <w:p w:rsidRPr="004A2E7A" w:rsidR="002B3D26" w:rsidP="002B3D26" w:rsidRDefault="002B3D26" w14:paraId="6A7386DE"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PV MODULE</w:t>
            </w:r>
          </w:p>
        </w:tc>
        <w:tc>
          <w:tcPr>
            <w:tcW w:w="3572" w:type="dxa"/>
            <w:shd w:val="clear" w:color="auto" w:fill="auto"/>
            <w:noWrap/>
            <w:vAlign w:val="center"/>
            <w:hideMark/>
          </w:tcPr>
          <w:p w:rsidRPr="002B3D26" w:rsidR="002B3D26" w:rsidP="002B3D26" w:rsidRDefault="002B3D26" w14:paraId="6D09F53F" w14:textId="77777777">
            <w:pPr>
              <w:jc w:val="center"/>
              <w:rPr>
                <w:rFonts w:ascii="Calibri" w:hAnsi="Calibri" w:eastAsia="Times New Roman" w:cs="Calibri"/>
                <w:color w:val="000000"/>
                <w:sz w:val="22"/>
                <w:lang w:val="en-GB" w:eastAsia="es-ES"/>
              </w:rPr>
            </w:pPr>
            <w:r w:rsidRPr="002B3D26">
              <w:rPr>
                <w:rFonts w:ascii="Calibri" w:hAnsi="Calibri" w:cs="Calibri"/>
                <w:color w:val="000000"/>
                <w:sz w:val="22"/>
                <w:lang w:val="en-GB"/>
              </w:rPr>
              <w:t>JINKO TIGER PRO 72HL4-BDV 575 WP</w:t>
            </w:r>
          </w:p>
        </w:tc>
      </w:tr>
      <w:tr w:rsidRPr="004A2E7A" w:rsidR="002B3D26" w:rsidTr="002B3D26" w14:paraId="0F110844" w14:textId="77777777">
        <w:trPr>
          <w:trHeight w:val="250"/>
        </w:trPr>
        <w:tc>
          <w:tcPr>
            <w:tcW w:w="2776" w:type="dxa"/>
            <w:shd w:val="clear" w:color="auto" w:fill="auto"/>
            <w:noWrap/>
            <w:vAlign w:val="center"/>
            <w:hideMark/>
          </w:tcPr>
          <w:p w:rsidRPr="002B3D26" w:rsidR="002B3D26" w:rsidP="002B3D26" w:rsidRDefault="002B3D26" w14:paraId="066268B1" w14:textId="77777777">
            <w:pPr>
              <w:jc w:val="left"/>
              <w:rPr>
                <w:rFonts w:ascii="Calibri" w:hAnsi="Calibri" w:eastAsia="Times New Roman" w:cs="Calibri"/>
                <w:color w:val="000000"/>
                <w:sz w:val="22"/>
                <w:lang w:val="en-GB" w:eastAsia="es-ES"/>
              </w:rPr>
            </w:pPr>
            <w:r w:rsidRPr="002B3D26">
              <w:rPr>
                <w:rFonts w:ascii="Calibri" w:hAnsi="Calibri" w:eastAsia="Times New Roman" w:cs="Calibri"/>
                <w:color w:val="000000"/>
                <w:sz w:val="22"/>
                <w:lang w:val="en-GB" w:eastAsia="es-ES"/>
              </w:rPr>
              <w:t>Nº PV MODULES PER STRING</w:t>
            </w:r>
          </w:p>
        </w:tc>
        <w:tc>
          <w:tcPr>
            <w:tcW w:w="3572" w:type="dxa"/>
            <w:shd w:val="clear" w:color="auto" w:fill="auto"/>
            <w:noWrap/>
            <w:vAlign w:val="center"/>
            <w:hideMark/>
          </w:tcPr>
          <w:p w:rsidRPr="004A2E7A" w:rsidR="002B3D26" w:rsidP="002B3D26" w:rsidRDefault="002B3D26" w14:paraId="08571017" w14:textId="77777777">
            <w:pPr>
              <w:jc w:val="center"/>
              <w:rPr>
                <w:rFonts w:ascii="Calibri" w:hAnsi="Calibri" w:eastAsia="Times New Roman" w:cs="Calibri"/>
                <w:color w:val="000000"/>
                <w:sz w:val="22"/>
                <w:lang w:eastAsia="es-ES"/>
              </w:rPr>
            </w:pPr>
            <w:r>
              <w:rPr>
                <w:rFonts w:ascii="Calibri" w:hAnsi="Calibri" w:cs="Calibri"/>
                <w:color w:val="000000"/>
                <w:sz w:val="22"/>
              </w:rPr>
              <w:t>27</w:t>
            </w:r>
          </w:p>
        </w:tc>
      </w:tr>
      <w:tr w:rsidRPr="004A2E7A" w:rsidR="002B3D26" w:rsidTr="002B3D26" w14:paraId="277482A5" w14:textId="77777777">
        <w:trPr>
          <w:trHeight w:val="250"/>
        </w:trPr>
        <w:tc>
          <w:tcPr>
            <w:tcW w:w="2776" w:type="dxa"/>
            <w:shd w:val="clear" w:color="auto" w:fill="auto"/>
            <w:noWrap/>
            <w:vAlign w:val="center"/>
            <w:hideMark/>
          </w:tcPr>
          <w:p w:rsidRPr="004A2E7A" w:rsidR="002B3D26" w:rsidP="002B3D26" w:rsidRDefault="002B3D26" w14:paraId="1B76DE3D"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TOTAL Nº STRINGS</w:t>
            </w:r>
          </w:p>
        </w:tc>
        <w:tc>
          <w:tcPr>
            <w:tcW w:w="3572" w:type="dxa"/>
            <w:shd w:val="clear" w:color="auto" w:fill="auto"/>
            <w:noWrap/>
            <w:vAlign w:val="center"/>
            <w:hideMark/>
          </w:tcPr>
          <w:p w:rsidRPr="004A2E7A" w:rsidR="002B3D26" w:rsidP="002B3D26" w:rsidRDefault="002B3D26" w14:paraId="3A389337" w14:textId="77777777">
            <w:pPr>
              <w:jc w:val="center"/>
              <w:rPr>
                <w:rFonts w:ascii="Calibri" w:hAnsi="Calibri" w:eastAsia="Times New Roman" w:cs="Calibri"/>
                <w:color w:val="000000"/>
                <w:sz w:val="22"/>
                <w:lang w:eastAsia="es-ES"/>
              </w:rPr>
            </w:pPr>
            <w:r>
              <w:rPr>
                <w:rFonts w:ascii="Calibri" w:hAnsi="Calibri" w:cs="Calibri"/>
                <w:color w:val="000000"/>
                <w:sz w:val="22"/>
              </w:rPr>
              <w:t>4,528</w:t>
            </w:r>
          </w:p>
        </w:tc>
      </w:tr>
      <w:tr w:rsidRPr="004A2E7A" w:rsidR="002B3D26" w:rsidTr="002B3D26" w14:paraId="25D1C00B" w14:textId="77777777">
        <w:trPr>
          <w:trHeight w:val="250"/>
        </w:trPr>
        <w:tc>
          <w:tcPr>
            <w:tcW w:w="2776" w:type="dxa"/>
            <w:shd w:val="clear" w:color="auto" w:fill="auto"/>
            <w:noWrap/>
            <w:vAlign w:val="center"/>
            <w:hideMark/>
          </w:tcPr>
          <w:p w:rsidRPr="004A2E7A" w:rsidR="002B3D26" w:rsidP="002B3D26" w:rsidRDefault="002B3D26" w14:paraId="3BC4A95E"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TOTAL Nº POWER STATIONS</w:t>
            </w:r>
          </w:p>
        </w:tc>
        <w:tc>
          <w:tcPr>
            <w:tcW w:w="3572" w:type="dxa"/>
            <w:shd w:val="clear" w:color="auto" w:fill="auto"/>
            <w:noWrap/>
            <w:vAlign w:val="center"/>
            <w:hideMark/>
          </w:tcPr>
          <w:p w:rsidRPr="004A2E7A" w:rsidR="002B3D26" w:rsidP="002B3D26" w:rsidRDefault="002B3D26" w14:paraId="02A2422F" w14:textId="77777777">
            <w:pPr>
              <w:jc w:val="center"/>
              <w:rPr>
                <w:rFonts w:ascii="Calibri" w:hAnsi="Calibri" w:eastAsia="Times New Roman" w:cs="Calibri"/>
                <w:color w:val="000000"/>
                <w:sz w:val="22"/>
                <w:lang w:eastAsia="es-ES"/>
              </w:rPr>
            </w:pPr>
            <w:r>
              <w:rPr>
                <w:rFonts w:ascii="Calibri" w:hAnsi="Calibri" w:cs="Calibri"/>
                <w:color w:val="000000"/>
                <w:sz w:val="22"/>
              </w:rPr>
              <w:t>6xMVS8960-LV</w:t>
            </w:r>
          </w:p>
        </w:tc>
      </w:tr>
      <w:tr w:rsidRPr="004A2E7A" w:rsidR="002B3D26" w:rsidTr="002B3D26" w14:paraId="70ECCAED" w14:textId="77777777">
        <w:trPr>
          <w:trHeight w:val="250"/>
        </w:trPr>
        <w:tc>
          <w:tcPr>
            <w:tcW w:w="2776" w:type="dxa"/>
            <w:shd w:val="clear" w:color="auto" w:fill="auto"/>
            <w:noWrap/>
            <w:vAlign w:val="center"/>
            <w:hideMark/>
          </w:tcPr>
          <w:p w:rsidRPr="004A2E7A" w:rsidR="002B3D26" w:rsidP="002B3D26" w:rsidRDefault="002B3D26" w14:paraId="7AC13DF6"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TOTAL Nº INVERTERS</w:t>
            </w:r>
          </w:p>
        </w:tc>
        <w:tc>
          <w:tcPr>
            <w:tcW w:w="3572" w:type="dxa"/>
            <w:shd w:val="clear" w:color="auto" w:fill="auto"/>
            <w:noWrap/>
            <w:vAlign w:val="center"/>
            <w:hideMark/>
          </w:tcPr>
          <w:p w:rsidRPr="004A2E7A" w:rsidR="002B3D26" w:rsidP="002B3D26" w:rsidRDefault="002B3D26" w14:paraId="627300A6" w14:textId="77777777">
            <w:pPr>
              <w:jc w:val="center"/>
              <w:rPr>
                <w:rFonts w:ascii="Calibri" w:hAnsi="Calibri" w:eastAsia="Times New Roman" w:cs="Calibri"/>
                <w:color w:val="000000"/>
                <w:sz w:val="22"/>
                <w:lang w:eastAsia="es-ES"/>
              </w:rPr>
            </w:pPr>
            <w:r>
              <w:rPr>
                <w:rFonts w:ascii="Calibri" w:hAnsi="Calibri" w:cs="Calibri"/>
                <w:color w:val="000000"/>
                <w:sz w:val="22"/>
              </w:rPr>
              <w:t>154</w:t>
            </w:r>
          </w:p>
        </w:tc>
      </w:tr>
      <w:tr w:rsidRPr="004A2E7A" w:rsidR="002B3D26" w:rsidTr="002B3D26" w14:paraId="0784B37D" w14:textId="77777777">
        <w:trPr>
          <w:trHeight w:val="250"/>
        </w:trPr>
        <w:tc>
          <w:tcPr>
            <w:tcW w:w="2776" w:type="dxa"/>
            <w:shd w:val="clear" w:color="auto" w:fill="auto"/>
            <w:noWrap/>
            <w:vAlign w:val="center"/>
            <w:hideMark/>
          </w:tcPr>
          <w:p w:rsidRPr="004A2E7A" w:rsidR="002B3D26" w:rsidP="002B3D26" w:rsidRDefault="002B3D26" w14:paraId="4731D225"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TOTAL Nº 2V14 STRUCTURES</w:t>
            </w:r>
          </w:p>
        </w:tc>
        <w:tc>
          <w:tcPr>
            <w:tcW w:w="3572" w:type="dxa"/>
            <w:shd w:val="clear" w:color="auto" w:fill="auto"/>
            <w:noWrap/>
            <w:vAlign w:val="center"/>
            <w:hideMark/>
          </w:tcPr>
          <w:p w:rsidRPr="004A2E7A" w:rsidR="002B3D26" w:rsidP="002B3D26" w:rsidRDefault="002B3D26" w14:paraId="5D57AC95" w14:textId="77777777">
            <w:pPr>
              <w:jc w:val="center"/>
              <w:rPr>
                <w:rFonts w:ascii="Calibri" w:hAnsi="Calibri" w:eastAsia="Times New Roman" w:cs="Calibri"/>
                <w:color w:val="000000"/>
                <w:sz w:val="22"/>
                <w:lang w:eastAsia="es-ES"/>
              </w:rPr>
            </w:pPr>
            <w:r>
              <w:rPr>
                <w:rFonts w:ascii="Calibri" w:hAnsi="Calibri" w:cs="Calibri"/>
                <w:color w:val="000000"/>
                <w:sz w:val="22"/>
              </w:rPr>
              <w:t>216</w:t>
            </w:r>
          </w:p>
        </w:tc>
      </w:tr>
      <w:tr w:rsidRPr="004A2E7A" w:rsidR="002B3D26" w:rsidTr="002B3D26" w14:paraId="7AD21731" w14:textId="77777777">
        <w:trPr>
          <w:trHeight w:val="250"/>
        </w:trPr>
        <w:tc>
          <w:tcPr>
            <w:tcW w:w="2776" w:type="dxa"/>
            <w:shd w:val="clear" w:color="auto" w:fill="auto"/>
            <w:noWrap/>
            <w:vAlign w:val="center"/>
            <w:hideMark/>
          </w:tcPr>
          <w:p w:rsidRPr="004A2E7A" w:rsidR="002B3D26" w:rsidP="002B3D26" w:rsidRDefault="002B3D26" w14:paraId="08E67058"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TOTAL Nº 2V27 STRUCTURES</w:t>
            </w:r>
          </w:p>
        </w:tc>
        <w:tc>
          <w:tcPr>
            <w:tcW w:w="3572" w:type="dxa"/>
            <w:shd w:val="clear" w:color="auto" w:fill="auto"/>
            <w:noWrap/>
            <w:vAlign w:val="center"/>
            <w:hideMark/>
          </w:tcPr>
          <w:p w:rsidRPr="004A2E7A" w:rsidR="002B3D26" w:rsidP="002B3D26" w:rsidRDefault="002B3D26" w14:paraId="0B70A0B6" w14:textId="77777777">
            <w:pPr>
              <w:jc w:val="center"/>
              <w:rPr>
                <w:rFonts w:ascii="Calibri" w:hAnsi="Calibri" w:eastAsia="Times New Roman" w:cs="Calibri"/>
                <w:color w:val="000000"/>
                <w:sz w:val="22"/>
                <w:lang w:eastAsia="es-ES"/>
              </w:rPr>
            </w:pPr>
            <w:r>
              <w:rPr>
                <w:rFonts w:ascii="Calibri" w:hAnsi="Calibri" w:cs="Calibri"/>
                <w:color w:val="000000"/>
                <w:sz w:val="22"/>
              </w:rPr>
              <w:t>2,156</w:t>
            </w:r>
          </w:p>
        </w:tc>
      </w:tr>
      <w:tr w:rsidRPr="004A2E7A" w:rsidR="002B3D26" w:rsidTr="002B3D26" w14:paraId="2F0A34D3" w14:textId="77777777">
        <w:trPr>
          <w:trHeight w:val="250"/>
        </w:trPr>
        <w:tc>
          <w:tcPr>
            <w:tcW w:w="2776" w:type="dxa"/>
            <w:shd w:val="clear" w:color="auto" w:fill="auto"/>
            <w:noWrap/>
            <w:vAlign w:val="center"/>
            <w:hideMark/>
          </w:tcPr>
          <w:p w:rsidRPr="004A2E7A" w:rsidR="002B3D26" w:rsidP="002B3D26" w:rsidRDefault="002B3D26" w14:paraId="68D0B207"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TOTAL Nº 570 WP MODULES</w:t>
            </w:r>
          </w:p>
        </w:tc>
        <w:tc>
          <w:tcPr>
            <w:tcW w:w="3572" w:type="dxa"/>
            <w:shd w:val="clear" w:color="auto" w:fill="auto"/>
            <w:noWrap/>
            <w:vAlign w:val="center"/>
            <w:hideMark/>
          </w:tcPr>
          <w:p w:rsidRPr="004A2E7A" w:rsidR="002B3D26" w:rsidP="002B3D26" w:rsidRDefault="002B3D26" w14:paraId="294AA0DE" w14:textId="77777777">
            <w:pPr>
              <w:jc w:val="center"/>
              <w:rPr>
                <w:rFonts w:ascii="Calibri" w:hAnsi="Calibri" w:eastAsia="Times New Roman" w:cs="Calibri"/>
                <w:color w:val="000000"/>
                <w:sz w:val="22"/>
                <w:lang w:eastAsia="es-ES"/>
              </w:rPr>
            </w:pPr>
            <w:r>
              <w:rPr>
                <w:rFonts w:ascii="Calibri" w:hAnsi="Calibri" w:cs="Calibri"/>
                <w:color w:val="000000"/>
                <w:sz w:val="22"/>
              </w:rPr>
              <w:t>61,128</w:t>
            </w:r>
          </w:p>
        </w:tc>
      </w:tr>
      <w:tr w:rsidRPr="004A2E7A" w:rsidR="002B3D26" w:rsidTr="002B3D26" w14:paraId="75C4B1E2" w14:textId="77777777">
        <w:trPr>
          <w:trHeight w:val="250"/>
        </w:trPr>
        <w:tc>
          <w:tcPr>
            <w:tcW w:w="2776" w:type="dxa"/>
            <w:shd w:val="clear" w:color="auto" w:fill="auto"/>
            <w:noWrap/>
            <w:vAlign w:val="center"/>
            <w:hideMark/>
          </w:tcPr>
          <w:p w:rsidRPr="004A2E7A" w:rsidR="002B3D26" w:rsidP="002B3D26" w:rsidRDefault="002B3D26" w14:paraId="359943C4"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TOTAL Nº 575 WP MODULES</w:t>
            </w:r>
          </w:p>
        </w:tc>
        <w:tc>
          <w:tcPr>
            <w:tcW w:w="3572" w:type="dxa"/>
            <w:shd w:val="clear" w:color="auto" w:fill="auto"/>
            <w:noWrap/>
            <w:vAlign w:val="center"/>
            <w:hideMark/>
          </w:tcPr>
          <w:p w:rsidRPr="004A2E7A" w:rsidR="002B3D26" w:rsidP="002B3D26" w:rsidRDefault="002B3D26" w14:paraId="53C98A1F" w14:textId="77777777">
            <w:pPr>
              <w:jc w:val="center"/>
              <w:rPr>
                <w:rFonts w:ascii="Calibri" w:hAnsi="Calibri" w:eastAsia="Times New Roman" w:cs="Calibri"/>
                <w:color w:val="000000"/>
                <w:sz w:val="22"/>
                <w:lang w:eastAsia="es-ES"/>
              </w:rPr>
            </w:pPr>
            <w:r>
              <w:rPr>
                <w:rFonts w:ascii="Calibri" w:hAnsi="Calibri" w:cs="Calibri"/>
                <w:color w:val="000000"/>
                <w:sz w:val="22"/>
              </w:rPr>
              <w:t>61,128</w:t>
            </w:r>
          </w:p>
        </w:tc>
      </w:tr>
      <w:tr w:rsidRPr="004A2E7A" w:rsidR="002B3D26" w:rsidTr="002B3D26" w14:paraId="241A9E45" w14:textId="77777777">
        <w:trPr>
          <w:trHeight w:val="250"/>
        </w:trPr>
        <w:tc>
          <w:tcPr>
            <w:tcW w:w="2776" w:type="dxa"/>
            <w:shd w:val="clear" w:color="auto" w:fill="auto"/>
            <w:noWrap/>
            <w:vAlign w:val="center"/>
            <w:hideMark/>
          </w:tcPr>
          <w:p w:rsidRPr="004A2E7A" w:rsidR="002B3D26" w:rsidP="002B3D26" w:rsidRDefault="002B3D26" w14:paraId="15E91727"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NAMEPLATE DC CAPACITY</w:t>
            </w:r>
          </w:p>
        </w:tc>
        <w:tc>
          <w:tcPr>
            <w:tcW w:w="3572" w:type="dxa"/>
            <w:shd w:val="clear" w:color="auto" w:fill="auto"/>
            <w:noWrap/>
            <w:vAlign w:val="center"/>
            <w:hideMark/>
          </w:tcPr>
          <w:p w:rsidRPr="004A2E7A" w:rsidR="002B3D26" w:rsidP="002B3D26" w:rsidRDefault="002B3D26" w14:paraId="2A29E3F3" w14:textId="77777777">
            <w:pPr>
              <w:jc w:val="center"/>
              <w:rPr>
                <w:rFonts w:ascii="Calibri" w:hAnsi="Calibri" w:eastAsia="Times New Roman" w:cs="Calibri"/>
                <w:color w:val="000000"/>
                <w:sz w:val="22"/>
                <w:lang w:eastAsia="es-ES"/>
              </w:rPr>
            </w:pPr>
            <w:r>
              <w:rPr>
                <w:rFonts w:ascii="Calibri" w:hAnsi="Calibri" w:cs="Calibri"/>
                <w:color w:val="000000"/>
                <w:sz w:val="22"/>
              </w:rPr>
              <w:t xml:space="preserve">69,991.56 </w:t>
            </w:r>
            <w:proofErr w:type="spellStart"/>
            <w:r>
              <w:rPr>
                <w:rFonts w:ascii="Calibri" w:hAnsi="Calibri" w:cs="Calibri"/>
                <w:color w:val="000000"/>
                <w:sz w:val="22"/>
              </w:rPr>
              <w:t>kWp</w:t>
            </w:r>
            <w:proofErr w:type="spellEnd"/>
          </w:p>
        </w:tc>
      </w:tr>
      <w:tr w:rsidRPr="004A2E7A" w:rsidR="002B3D26" w:rsidTr="002B3D26" w14:paraId="18D7B520" w14:textId="77777777">
        <w:trPr>
          <w:trHeight w:val="250"/>
        </w:trPr>
        <w:tc>
          <w:tcPr>
            <w:tcW w:w="2776" w:type="dxa"/>
            <w:shd w:val="clear" w:color="auto" w:fill="auto"/>
            <w:noWrap/>
            <w:vAlign w:val="center"/>
            <w:hideMark/>
          </w:tcPr>
          <w:p w:rsidRPr="004A2E7A" w:rsidR="002B3D26" w:rsidP="002B3D26" w:rsidRDefault="002B3D26" w14:paraId="2C36915D"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GRID VOLTAGE LEVEL</w:t>
            </w:r>
          </w:p>
        </w:tc>
        <w:tc>
          <w:tcPr>
            <w:tcW w:w="3572" w:type="dxa"/>
            <w:shd w:val="clear" w:color="auto" w:fill="auto"/>
            <w:noWrap/>
            <w:vAlign w:val="center"/>
            <w:hideMark/>
          </w:tcPr>
          <w:p w:rsidRPr="004A2E7A" w:rsidR="002B3D26" w:rsidP="002B3D26" w:rsidRDefault="002B3D26" w14:paraId="44735D86" w14:textId="77777777">
            <w:pPr>
              <w:jc w:val="center"/>
              <w:rPr>
                <w:rFonts w:ascii="Calibri" w:hAnsi="Calibri" w:eastAsia="Times New Roman" w:cs="Calibri"/>
                <w:color w:val="000000"/>
                <w:sz w:val="22"/>
                <w:lang w:eastAsia="es-ES"/>
              </w:rPr>
            </w:pPr>
            <w:r>
              <w:rPr>
                <w:rFonts w:ascii="Calibri" w:hAnsi="Calibri" w:cs="Calibri"/>
                <w:color w:val="000000"/>
                <w:sz w:val="22"/>
              </w:rPr>
              <w:t xml:space="preserve">132 </w:t>
            </w:r>
            <w:proofErr w:type="spellStart"/>
            <w:r>
              <w:rPr>
                <w:rFonts w:ascii="Calibri" w:hAnsi="Calibri" w:cs="Calibri"/>
                <w:color w:val="000000"/>
                <w:sz w:val="22"/>
              </w:rPr>
              <w:t>kV</w:t>
            </w:r>
            <w:proofErr w:type="spellEnd"/>
          </w:p>
        </w:tc>
      </w:tr>
      <w:tr w:rsidRPr="004A2E7A" w:rsidR="002B3D26" w:rsidTr="002B3D26" w14:paraId="6ED8B2B5" w14:textId="77777777">
        <w:trPr>
          <w:trHeight w:val="250"/>
        </w:trPr>
        <w:tc>
          <w:tcPr>
            <w:tcW w:w="2776" w:type="dxa"/>
            <w:shd w:val="clear" w:color="auto" w:fill="auto"/>
            <w:noWrap/>
            <w:vAlign w:val="center"/>
            <w:hideMark/>
          </w:tcPr>
          <w:p w:rsidRPr="002B3D26" w:rsidR="002B3D26" w:rsidP="002B3D26" w:rsidRDefault="002B3D26" w14:paraId="264C3F21" w14:textId="77777777">
            <w:pPr>
              <w:jc w:val="left"/>
              <w:rPr>
                <w:rFonts w:ascii="Calibri" w:hAnsi="Calibri" w:eastAsia="Times New Roman" w:cs="Calibri"/>
                <w:color w:val="000000"/>
                <w:sz w:val="22"/>
                <w:lang w:val="en-GB" w:eastAsia="es-ES"/>
              </w:rPr>
            </w:pPr>
            <w:r w:rsidRPr="002B3D26">
              <w:rPr>
                <w:rFonts w:ascii="Calibri" w:hAnsi="Calibri" w:eastAsia="Times New Roman" w:cs="Calibri"/>
                <w:color w:val="000000"/>
                <w:sz w:val="22"/>
                <w:lang w:val="en-GB" w:eastAsia="es-ES"/>
              </w:rPr>
              <w:t>AC POWER (NOM) AT 40ºC</w:t>
            </w:r>
          </w:p>
        </w:tc>
        <w:tc>
          <w:tcPr>
            <w:tcW w:w="3572" w:type="dxa"/>
            <w:shd w:val="clear" w:color="auto" w:fill="auto"/>
            <w:noWrap/>
            <w:vAlign w:val="center"/>
            <w:hideMark/>
          </w:tcPr>
          <w:p w:rsidRPr="004A2E7A" w:rsidR="002B3D26" w:rsidP="002B3D26" w:rsidRDefault="002B3D26" w14:paraId="561E98CC" w14:textId="77777777">
            <w:pPr>
              <w:jc w:val="center"/>
              <w:rPr>
                <w:rFonts w:ascii="Calibri" w:hAnsi="Calibri" w:eastAsia="Times New Roman" w:cs="Calibri"/>
                <w:color w:val="000000"/>
                <w:sz w:val="22"/>
                <w:lang w:eastAsia="es-ES"/>
              </w:rPr>
            </w:pPr>
            <w:r>
              <w:rPr>
                <w:rFonts w:ascii="Calibri" w:hAnsi="Calibri" w:cs="Calibri"/>
                <w:color w:val="000000"/>
                <w:sz w:val="22"/>
              </w:rPr>
              <w:t>49,280 kW</w:t>
            </w:r>
          </w:p>
        </w:tc>
      </w:tr>
      <w:tr w:rsidRPr="004A2E7A" w:rsidR="002B3D26" w:rsidTr="002B3D26" w14:paraId="4F83DF29" w14:textId="77777777">
        <w:trPr>
          <w:trHeight w:val="250"/>
        </w:trPr>
        <w:tc>
          <w:tcPr>
            <w:tcW w:w="2776" w:type="dxa"/>
            <w:shd w:val="clear" w:color="auto" w:fill="auto"/>
            <w:noWrap/>
            <w:vAlign w:val="center"/>
            <w:hideMark/>
          </w:tcPr>
          <w:p w:rsidRPr="002B3D26" w:rsidR="002B3D26" w:rsidP="002B3D26" w:rsidRDefault="002B3D26" w14:paraId="0A4CB97A" w14:textId="77777777">
            <w:pPr>
              <w:jc w:val="left"/>
              <w:rPr>
                <w:rFonts w:ascii="Calibri" w:hAnsi="Calibri" w:eastAsia="Times New Roman" w:cs="Calibri"/>
                <w:color w:val="000000"/>
                <w:sz w:val="22"/>
                <w:lang w:val="en-GB" w:eastAsia="es-ES"/>
              </w:rPr>
            </w:pPr>
            <w:r w:rsidRPr="002B3D26">
              <w:rPr>
                <w:rFonts w:ascii="Calibri" w:hAnsi="Calibri" w:eastAsia="Times New Roman" w:cs="Calibri"/>
                <w:color w:val="000000"/>
                <w:sz w:val="22"/>
                <w:lang w:val="en-GB" w:eastAsia="es-ES"/>
              </w:rPr>
              <w:t>AC POWER (MAX) AT 30ºC</w:t>
            </w:r>
          </w:p>
        </w:tc>
        <w:tc>
          <w:tcPr>
            <w:tcW w:w="3572" w:type="dxa"/>
            <w:shd w:val="clear" w:color="auto" w:fill="auto"/>
            <w:noWrap/>
            <w:vAlign w:val="center"/>
            <w:hideMark/>
          </w:tcPr>
          <w:p w:rsidRPr="004A2E7A" w:rsidR="002B3D26" w:rsidP="002B3D26" w:rsidRDefault="002B3D26" w14:paraId="3C742A34" w14:textId="77777777">
            <w:pPr>
              <w:jc w:val="center"/>
              <w:rPr>
                <w:rFonts w:ascii="Calibri" w:hAnsi="Calibri" w:eastAsia="Times New Roman" w:cs="Calibri"/>
                <w:color w:val="000000"/>
                <w:sz w:val="22"/>
                <w:lang w:eastAsia="es-ES"/>
              </w:rPr>
            </w:pPr>
            <w:r>
              <w:rPr>
                <w:rFonts w:ascii="Calibri" w:hAnsi="Calibri" w:cs="Calibri"/>
                <w:color w:val="000000"/>
                <w:sz w:val="22"/>
              </w:rPr>
              <w:t>54,208 kW</w:t>
            </w:r>
          </w:p>
        </w:tc>
      </w:tr>
      <w:tr w:rsidRPr="004A2E7A" w:rsidR="002B3D26" w:rsidTr="002B3D26" w14:paraId="130830C7" w14:textId="77777777">
        <w:trPr>
          <w:trHeight w:val="250"/>
        </w:trPr>
        <w:tc>
          <w:tcPr>
            <w:tcW w:w="2776" w:type="dxa"/>
            <w:shd w:val="clear" w:color="auto" w:fill="auto"/>
            <w:noWrap/>
            <w:vAlign w:val="center"/>
            <w:hideMark/>
          </w:tcPr>
          <w:p w:rsidRPr="004A2E7A" w:rsidR="002B3D26" w:rsidP="002B3D26" w:rsidRDefault="002B3D26" w14:paraId="111512AC"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DC/AC (NOM) RATIO</w:t>
            </w:r>
          </w:p>
        </w:tc>
        <w:tc>
          <w:tcPr>
            <w:tcW w:w="3572" w:type="dxa"/>
            <w:shd w:val="clear" w:color="auto" w:fill="auto"/>
            <w:noWrap/>
            <w:vAlign w:val="center"/>
            <w:hideMark/>
          </w:tcPr>
          <w:p w:rsidRPr="004A2E7A" w:rsidR="002B3D26" w:rsidP="002B3D26" w:rsidRDefault="002B3D26" w14:paraId="7079FDBD" w14:textId="77777777">
            <w:pPr>
              <w:jc w:val="center"/>
              <w:rPr>
                <w:rFonts w:ascii="Calibri" w:hAnsi="Calibri" w:eastAsia="Times New Roman" w:cs="Calibri"/>
                <w:color w:val="000000"/>
                <w:sz w:val="22"/>
                <w:lang w:eastAsia="es-ES"/>
              </w:rPr>
            </w:pPr>
            <w:r>
              <w:rPr>
                <w:rFonts w:ascii="Calibri" w:hAnsi="Calibri" w:cs="Calibri"/>
                <w:color w:val="000000"/>
                <w:sz w:val="22"/>
              </w:rPr>
              <w:t>1.420</w:t>
            </w:r>
          </w:p>
        </w:tc>
      </w:tr>
      <w:tr w:rsidRPr="004A2E7A" w:rsidR="002B3D26" w:rsidTr="002B3D26" w14:paraId="5D6A1ACC" w14:textId="77777777">
        <w:trPr>
          <w:trHeight w:val="250"/>
        </w:trPr>
        <w:tc>
          <w:tcPr>
            <w:tcW w:w="2776" w:type="dxa"/>
            <w:shd w:val="clear" w:color="auto" w:fill="auto"/>
            <w:noWrap/>
            <w:vAlign w:val="center"/>
            <w:hideMark/>
          </w:tcPr>
          <w:p w:rsidRPr="004A2E7A" w:rsidR="002B3D26" w:rsidP="002B3D26" w:rsidRDefault="002B3D26" w14:paraId="3C43F22C" w14:textId="77777777">
            <w:pPr>
              <w:jc w:val="left"/>
              <w:rPr>
                <w:rFonts w:ascii="Calibri" w:hAnsi="Calibri" w:eastAsia="Times New Roman" w:cs="Calibri"/>
                <w:color w:val="000000"/>
                <w:sz w:val="22"/>
                <w:lang w:eastAsia="es-ES"/>
              </w:rPr>
            </w:pPr>
            <w:r w:rsidRPr="004A2E7A">
              <w:rPr>
                <w:rFonts w:ascii="Calibri" w:hAnsi="Calibri" w:eastAsia="Times New Roman" w:cs="Calibri"/>
                <w:color w:val="000000"/>
                <w:sz w:val="22"/>
                <w:lang w:eastAsia="es-ES"/>
              </w:rPr>
              <w:t>DC/AC (MAX) RATIO</w:t>
            </w:r>
          </w:p>
        </w:tc>
        <w:tc>
          <w:tcPr>
            <w:tcW w:w="3572" w:type="dxa"/>
            <w:shd w:val="clear" w:color="auto" w:fill="auto"/>
            <w:noWrap/>
            <w:vAlign w:val="center"/>
            <w:hideMark/>
          </w:tcPr>
          <w:p w:rsidRPr="004A2E7A" w:rsidR="002B3D26" w:rsidP="002B3D26" w:rsidRDefault="0042622C" w14:paraId="15AE5E73" w14:textId="45E0B14A">
            <w:pPr>
              <w:keepNext/>
              <w:jc w:val="center"/>
              <w:rPr>
                <w:rFonts w:ascii="Calibri" w:hAnsi="Calibri" w:eastAsia="Times New Roman" w:cs="Calibri"/>
                <w:color w:val="000000"/>
                <w:sz w:val="22"/>
                <w:lang w:eastAsia="es-ES"/>
              </w:rPr>
            </w:pPr>
            <w:r>
              <w:rPr>
                <w:rFonts w:ascii="Calibri" w:hAnsi="Calibri" w:cs="Calibri"/>
                <w:color w:val="000000"/>
                <w:sz w:val="22"/>
              </w:rPr>
              <w:t>1.29</w:t>
            </w:r>
            <w:r w:rsidR="002B3D26">
              <w:rPr>
                <w:rFonts w:ascii="Calibri" w:hAnsi="Calibri" w:cs="Calibri"/>
                <w:color w:val="000000"/>
                <w:sz w:val="22"/>
              </w:rPr>
              <w:t>1</w:t>
            </w:r>
          </w:p>
        </w:tc>
      </w:tr>
    </w:tbl>
    <w:p w:rsidR="002B3D26" w:rsidP="002B3D26" w:rsidRDefault="002B3D26" w14:paraId="4A92E6B7" w14:textId="77777777">
      <w:pPr>
        <w:pStyle w:val="Descripcin"/>
        <w:spacing w:before="120"/>
        <w:jc w:val="center"/>
        <w:rPr>
          <w:lang w:val="en-GB"/>
        </w:rPr>
      </w:pPr>
      <w:bookmarkStart w:name="_Toc140232695" w:id="31"/>
      <w:r w:rsidRPr="004A2E7A">
        <w:rPr>
          <w:lang w:val="en-GB"/>
        </w:rPr>
        <w:t xml:space="preserve">Table </w:t>
      </w:r>
      <w:r w:rsidRPr="004A2E7A">
        <w:rPr>
          <w:lang w:val="en-GB"/>
        </w:rPr>
        <w:fldChar w:fldCharType="begin"/>
      </w:r>
      <w:r w:rsidRPr="004A2E7A">
        <w:rPr>
          <w:lang w:val="en-GB"/>
        </w:rPr>
        <w:instrText xml:space="preserve"> SEQ Table \* ARABIC </w:instrText>
      </w:r>
      <w:r w:rsidRPr="004A2E7A">
        <w:rPr>
          <w:lang w:val="en-GB"/>
        </w:rPr>
        <w:fldChar w:fldCharType="separate"/>
      </w:r>
      <w:r>
        <w:rPr>
          <w:noProof/>
          <w:lang w:val="en-GB"/>
        </w:rPr>
        <w:t>6</w:t>
      </w:r>
      <w:r w:rsidRPr="004A2E7A">
        <w:rPr>
          <w:lang w:val="en-GB"/>
        </w:rPr>
        <w:fldChar w:fldCharType="end"/>
      </w:r>
      <w:r w:rsidRPr="004A2E7A">
        <w:rPr>
          <w:lang w:val="en-GB"/>
        </w:rPr>
        <w:t xml:space="preserve"> </w:t>
      </w:r>
      <w:proofErr w:type="spellStart"/>
      <w:r>
        <w:rPr>
          <w:lang w:val="en-GB"/>
        </w:rPr>
        <w:t>Haunton</w:t>
      </w:r>
      <w:proofErr w:type="spellEnd"/>
      <w:r>
        <w:rPr>
          <w:lang w:val="en-GB"/>
        </w:rPr>
        <w:t xml:space="preserve"> PV Plant </w:t>
      </w:r>
      <w:r w:rsidRPr="004A2E7A">
        <w:rPr>
          <w:lang w:val="en-GB"/>
        </w:rPr>
        <w:t>Overview Configuration</w:t>
      </w:r>
      <w:bookmarkEnd w:id="31"/>
    </w:p>
    <w:p w:rsidR="00E839F2" w:rsidRDefault="00E839F2" w14:paraId="1BDF2706" w14:textId="77777777">
      <w:pPr>
        <w:rPr>
          <w:sz w:val="22"/>
          <w:lang w:val="en-GB"/>
        </w:rPr>
      </w:pPr>
      <w:r>
        <w:rPr>
          <w:lang w:val="en-GB"/>
        </w:rPr>
        <w:br w:type="page"/>
      </w:r>
    </w:p>
    <w:p w:rsidR="002B3D26" w:rsidP="002B3D26" w:rsidRDefault="002B3D26" w14:paraId="00A9D5D2" w14:textId="0F2BBC30">
      <w:pPr>
        <w:pStyle w:val="Prrafo"/>
        <w:rPr>
          <w:lang w:val="en-GB"/>
        </w:rPr>
      </w:pPr>
      <w:r w:rsidRPr="006C67BB">
        <w:rPr>
          <w:lang w:val="en-GB"/>
        </w:rPr>
        <w:t xml:space="preserve">The configurations </w:t>
      </w:r>
      <w:r>
        <w:rPr>
          <w:lang w:val="en-GB"/>
        </w:rPr>
        <w:t>for each of the substations are:</w:t>
      </w:r>
    </w:p>
    <w:tbl>
      <w:tblPr>
        <w:tblW w:w="6281" w:type="dxa"/>
        <w:tblInd w:w="1266" w:type="dxa"/>
        <w:tblCellMar>
          <w:left w:w="70" w:type="dxa"/>
          <w:right w:w="70" w:type="dxa"/>
        </w:tblCellMar>
        <w:tblLook w:val="04A0" w:firstRow="1" w:lastRow="0" w:firstColumn="1" w:lastColumn="0" w:noHBand="0" w:noVBand="1"/>
      </w:tblPr>
      <w:tblGrid>
        <w:gridCol w:w="2093"/>
        <w:gridCol w:w="4188"/>
      </w:tblGrid>
      <w:tr w:rsidRPr="00A348CA" w:rsidR="002B3D26" w:rsidTr="002E3794" w14:paraId="5D9B1112" w14:textId="77777777">
        <w:trPr>
          <w:trHeight w:val="278"/>
        </w:trPr>
        <w:tc>
          <w:tcPr>
            <w:tcW w:w="6281" w:type="dxa"/>
            <w:gridSpan w:val="2"/>
            <w:tcBorders>
              <w:top w:val="single" w:color="000000" w:sz="8" w:space="0"/>
              <w:left w:val="single" w:color="000000" w:sz="8" w:space="0"/>
              <w:bottom w:val="single" w:color="000000" w:sz="8" w:space="0"/>
              <w:right w:val="single" w:color="000000" w:sz="8" w:space="0"/>
            </w:tcBorders>
            <w:shd w:val="clear" w:color="auto" w:fill="D9D9D9" w:themeFill="background1" w:themeFillShade="D9"/>
            <w:noWrap/>
            <w:vAlign w:val="center"/>
            <w:hideMark/>
          </w:tcPr>
          <w:p w:rsidRPr="00A348CA" w:rsidR="002B3D26" w:rsidP="002B3D26" w:rsidRDefault="002B3D26" w14:paraId="0E7C9CE1" w14:textId="77777777">
            <w:pPr>
              <w:jc w:val="center"/>
              <w:rPr>
                <w:rFonts w:ascii="Calibri" w:hAnsi="Calibri" w:eastAsia="Times New Roman" w:cs="Calibri"/>
                <w:b/>
                <w:bCs/>
                <w:color w:val="000000"/>
                <w:sz w:val="22"/>
                <w:lang w:val="en-US" w:eastAsia="es-ES"/>
              </w:rPr>
            </w:pPr>
            <w:r w:rsidRPr="00A348CA">
              <w:rPr>
                <w:rFonts w:ascii="Calibri" w:hAnsi="Calibri" w:eastAsia="Times New Roman" w:cs="Calibri"/>
                <w:b/>
                <w:bCs/>
                <w:color w:val="000000"/>
                <w:sz w:val="22"/>
                <w:lang w:val="en-US" w:eastAsia="es-ES"/>
              </w:rPr>
              <w:t>SUBSTATION 1</w:t>
            </w:r>
          </w:p>
        </w:tc>
      </w:tr>
      <w:tr w:rsidRPr="00A348CA" w:rsidR="002B3D26" w:rsidTr="002B3D26" w14:paraId="1B720555" w14:textId="77777777">
        <w:trPr>
          <w:trHeight w:val="192"/>
        </w:trPr>
        <w:tc>
          <w:tcPr>
            <w:tcW w:w="2093"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20EAC0C3"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POWER STATION</w:t>
            </w:r>
          </w:p>
        </w:tc>
        <w:tc>
          <w:tcPr>
            <w:tcW w:w="4188"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68F1B322"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8960 KVA</w:t>
            </w:r>
          </w:p>
        </w:tc>
      </w:tr>
      <w:tr w:rsidRPr="00A348CA" w:rsidR="002B3D26" w:rsidTr="002B3D26" w14:paraId="2FC32268" w14:textId="77777777">
        <w:trPr>
          <w:trHeight w:val="192"/>
        </w:trPr>
        <w:tc>
          <w:tcPr>
            <w:tcW w:w="2093"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00434987"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w:t>
            </w:r>
          </w:p>
        </w:tc>
        <w:tc>
          <w:tcPr>
            <w:tcW w:w="4188"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306863A3" w14:textId="77777777">
            <w:pPr>
              <w:jc w:val="center"/>
              <w:rPr>
                <w:rFonts w:ascii="Calibri" w:hAnsi="Calibri" w:eastAsia="Times New Roman" w:cs="Calibri"/>
                <w:color w:val="000000"/>
                <w:sz w:val="22"/>
                <w:lang w:val="en-US" w:eastAsia="es-ES"/>
              </w:rPr>
            </w:pPr>
            <w:proofErr w:type="spellStart"/>
            <w:r w:rsidRPr="00A348CA">
              <w:rPr>
                <w:rFonts w:ascii="Calibri" w:hAnsi="Calibri" w:eastAsia="Times New Roman" w:cs="Calibri"/>
                <w:color w:val="000000"/>
                <w:sz w:val="22"/>
                <w:lang w:val="en-US" w:eastAsia="es-ES"/>
              </w:rPr>
              <w:t>Jinko</w:t>
            </w:r>
            <w:proofErr w:type="spellEnd"/>
            <w:r w:rsidRPr="00A348CA">
              <w:rPr>
                <w:rFonts w:ascii="Calibri" w:hAnsi="Calibri" w:eastAsia="Times New Roman" w:cs="Calibri"/>
                <w:color w:val="000000"/>
                <w:sz w:val="22"/>
                <w:lang w:val="en-US" w:eastAsia="es-ES"/>
              </w:rPr>
              <w:t xml:space="preserve"> Tiger Neo N-type 72HL4-BDV 575 WP</w:t>
            </w:r>
          </w:p>
        </w:tc>
      </w:tr>
      <w:tr w:rsidRPr="008068F4" w:rsidR="002B3D26" w:rsidTr="002B3D26" w14:paraId="0ED23210" w14:textId="77777777">
        <w:trPr>
          <w:trHeight w:val="192"/>
        </w:trPr>
        <w:tc>
          <w:tcPr>
            <w:tcW w:w="2093"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6C0BCEDD"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INVERTER</w:t>
            </w:r>
          </w:p>
        </w:tc>
        <w:tc>
          <w:tcPr>
            <w:tcW w:w="4188"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1C0BE162"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25 x </w:t>
            </w:r>
            <w:proofErr w:type="spellStart"/>
            <w:r w:rsidRPr="00A348CA">
              <w:rPr>
                <w:rFonts w:ascii="Calibri" w:hAnsi="Calibri" w:eastAsia="Times New Roman" w:cs="Calibri"/>
                <w:color w:val="000000"/>
                <w:sz w:val="22"/>
                <w:lang w:val="en-US" w:eastAsia="es-ES"/>
              </w:rPr>
              <w:t>Sungrow</w:t>
            </w:r>
            <w:proofErr w:type="spellEnd"/>
            <w:r w:rsidRPr="00A348CA">
              <w:rPr>
                <w:rFonts w:ascii="Calibri" w:hAnsi="Calibri" w:eastAsia="Times New Roman" w:cs="Calibri"/>
                <w:color w:val="000000"/>
                <w:sz w:val="22"/>
                <w:lang w:val="en-US" w:eastAsia="es-ES"/>
              </w:rPr>
              <w:t xml:space="preserve"> SG350HX (320 kVA @40ºC)</w:t>
            </w:r>
          </w:p>
        </w:tc>
      </w:tr>
      <w:tr w:rsidRPr="00A348CA" w:rsidR="002B3D26" w:rsidTr="002B3D26" w14:paraId="415EACA8" w14:textId="77777777">
        <w:trPr>
          <w:trHeight w:val="192"/>
        </w:trPr>
        <w:tc>
          <w:tcPr>
            <w:tcW w:w="2093"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30D751E7"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MODULES/STRING</w:t>
            </w:r>
          </w:p>
        </w:tc>
        <w:tc>
          <w:tcPr>
            <w:tcW w:w="4188"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4F6DC656"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27 Modules</w:t>
            </w:r>
          </w:p>
        </w:tc>
      </w:tr>
      <w:tr w:rsidRPr="00A348CA" w:rsidR="002B3D26" w:rsidTr="002B3D26" w14:paraId="56408F44" w14:textId="77777777">
        <w:trPr>
          <w:trHeight w:val="192"/>
        </w:trPr>
        <w:tc>
          <w:tcPr>
            <w:tcW w:w="2093" w:type="dxa"/>
            <w:vMerge w:val="restart"/>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68127395"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Nº Strings</w:t>
            </w:r>
          </w:p>
        </w:tc>
        <w:tc>
          <w:tcPr>
            <w:tcW w:w="4188" w:type="dxa"/>
            <w:tcBorders>
              <w:top w:val="nil"/>
              <w:left w:val="nil"/>
              <w:bottom w:val="nil"/>
              <w:right w:val="single" w:color="000000" w:sz="8" w:space="0"/>
            </w:tcBorders>
            <w:shd w:val="clear" w:color="auto" w:fill="auto"/>
            <w:noWrap/>
            <w:vAlign w:val="center"/>
            <w:hideMark/>
          </w:tcPr>
          <w:p w:rsidRPr="00A348CA" w:rsidR="002B3D26" w:rsidP="002B3D26" w:rsidRDefault="002B3D26" w14:paraId="26E91111"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22  inverters x 29 string</w:t>
            </w:r>
          </w:p>
        </w:tc>
      </w:tr>
      <w:tr w:rsidRPr="00A348CA" w:rsidR="002B3D26" w:rsidTr="002B3D26" w14:paraId="2FAF908B" w14:textId="77777777">
        <w:trPr>
          <w:trHeight w:val="192"/>
        </w:trPr>
        <w:tc>
          <w:tcPr>
            <w:tcW w:w="2093" w:type="dxa"/>
            <w:vMerge/>
            <w:tcBorders>
              <w:top w:val="nil"/>
              <w:left w:val="single" w:color="000000" w:sz="8" w:space="0"/>
              <w:bottom w:val="single" w:color="000000" w:sz="8" w:space="0"/>
              <w:right w:val="single" w:color="000000" w:sz="8" w:space="0"/>
            </w:tcBorders>
            <w:vAlign w:val="center"/>
            <w:hideMark/>
          </w:tcPr>
          <w:p w:rsidRPr="00A348CA" w:rsidR="002B3D26" w:rsidP="002B3D26" w:rsidRDefault="002B3D26" w14:paraId="05C51898" w14:textId="77777777">
            <w:pPr>
              <w:jc w:val="left"/>
              <w:rPr>
                <w:rFonts w:ascii="Calibri" w:hAnsi="Calibri" w:eastAsia="Times New Roman" w:cs="Calibri"/>
                <w:color w:val="000000"/>
                <w:sz w:val="22"/>
                <w:lang w:val="en-US" w:eastAsia="es-ES"/>
              </w:rPr>
            </w:pPr>
          </w:p>
        </w:tc>
        <w:tc>
          <w:tcPr>
            <w:tcW w:w="4188" w:type="dxa"/>
            <w:tcBorders>
              <w:top w:val="nil"/>
              <w:left w:val="nil"/>
              <w:bottom w:val="nil"/>
              <w:right w:val="single" w:color="000000" w:sz="8" w:space="0"/>
            </w:tcBorders>
            <w:shd w:val="clear" w:color="auto" w:fill="auto"/>
            <w:noWrap/>
            <w:vAlign w:val="center"/>
            <w:hideMark/>
          </w:tcPr>
          <w:p w:rsidRPr="00A348CA" w:rsidR="002B3D26" w:rsidP="002B3D26" w:rsidRDefault="002B3D26" w14:paraId="754D407A"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3 inverters x 30 string</w:t>
            </w:r>
          </w:p>
        </w:tc>
      </w:tr>
      <w:tr w:rsidRPr="00A348CA" w:rsidR="002B3D26" w:rsidTr="002B3D26" w14:paraId="7327EFD7" w14:textId="77777777">
        <w:trPr>
          <w:trHeight w:val="192"/>
        </w:trPr>
        <w:tc>
          <w:tcPr>
            <w:tcW w:w="2093" w:type="dxa"/>
            <w:vMerge/>
            <w:tcBorders>
              <w:top w:val="nil"/>
              <w:left w:val="single" w:color="000000" w:sz="8" w:space="0"/>
              <w:bottom w:val="single" w:color="000000" w:sz="8" w:space="0"/>
              <w:right w:val="single" w:color="000000" w:sz="8" w:space="0"/>
            </w:tcBorders>
            <w:vAlign w:val="center"/>
            <w:hideMark/>
          </w:tcPr>
          <w:p w:rsidRPr="00A348CA" w:rsidR="002B3D26" w:rsidP="002B3D26" w:rsidRDefault="002B3D26" w14:paraId="7D48E0A9" w14:textId="77777777">
            <w:pPr>
              <w:jc w:val="left"/>
              <w:rPr>
                <w:rFonts w:ascii="Calibri" w:hAnsi="Calibri" w:eastAsia="Times New Roman" w:cs="Calibri"/>
                <w:color w:val="000000"/>
                <w:sz w:val="22"/>
                <w:lang w:val="en-US" w:eastAsia="es-ES"/>
              </w:rPr>
            </w:pPr>
          </w:p>
        </w:tc>
        <w:tc>
          <w:tcPr>
            <w:tcW w:w="4188"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6FDFAE20"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728 Strings</w:t>
            </w:r>
          </w:p>
        </w:tc>
      </w:tr>
      <w:tr w:rsidRPr="008068F4" w:rsidR="002B3D26" w:rsidTr="002B3D26" w14:paraId="1FDCFDD7" w14:textId="77777777">
        <w:trPr>
          <w:trHeight w:val="348"/>
        </w:trPr>
        <w:tc>
          <w:tcPr>
            <w:tcW w:w="2093"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5E2912CD"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DC Capacity</w:t>
            </w:r>
          </w:p>
        </w:tc>
        <w:tc>
          <w:tcPr>
            <w:tcW w:w="4188"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68C31A83"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728 x 27 Modules x 575 W -&gt; 11.302,20 kW</w:t>
            </w:r>
          </w:p>
        </w:tc>
      </w:tr>
      <w:tr w:rsidRPr="00A348CA" w:rsidR="002B3D26" w:rsidTr="002B3D26" w14:paraId="3AEE6B28" w14:textId="77777777">
        <w:trPr>
          <w:trHeight w:val="348"/>
        </w:trPr>
        <w:tc>
          <w:tcPr>
            <w:tcW w:w="2093"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7C02EA4F"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AC Capacity</w:t>
            </w:r>
          </w:p>
        </w:tc>
        <w:tc>
          <w:tcPr>
            <w:tcW w:w="4188"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16E3C44D"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 25 Inverters x 320 kVA -&gt; 8.000 kVA</w:t>
            </w:r>
          </w:p>
        </w:tc>
      </w:tr>
      <w:tr w:rsidRPr="00A348CA" w:rsidR="002B3D26" w:rsidTr="002B3D26" w14:paraId="1635F9D1" w14:textId="77777777">
        <w:trPr>
          <w:trHeight w:val="192"/>
        </w:trPr>
        <w:tc>
          <w:tcPr>
            <w:tcW w:w="2093"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6791A54F"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DC/AC Ratio (@40ºC)</w:t>
            </w:r>
          </w:p>
        </w:tc>
        <w:tc>
          <w:tcPr>
            <w:tcW w:w="4188"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597FC85A"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1,413</w:t>
            </w:r>
          </w:p>
        </w:tc>
      </w:tr>
    </w:tbl>
    <w:p w:rsidRPr="00A348CA" w:rsidR="002B3D26" w:rsidP="002B3D26" w:rsidRDefault="002B3D26" w14:paraId="2FBD8797" w14:textId="77777777">
      <w:pPr>
        <w:pStyle w:val="Descripcin"/>
        <w:spacing w:before="120"/>
        <w:jc w:val="center"/>
        <w:rPr>
          <w:lang w:val="en-US"/>
        </w:rPr>
      </w:pPr>
      <w:bookmarkStart w:name="_Toc140232696" w:id="32"/>
      <w:r w:rsidRPr="00A348CA">
        <w:rPr>
          <w:lang w:val="en-US"/>
        </w:rPr>
        <w:t xml:space="preserve">Table </w:t>
      </w:r>
      <w:r w:rsidRPr="00A348CA">
        <w:rPr>
          <w:lang w:val="en-US"/>
        </w:rPr>
        <w:fldChar w:fldCharType="begin"/>
      </w:r>
      <w:r w:rsidRPr="00A348CA">
        <w:rPr>
          <w:lang w:val="en-US"/>
        </w:rPr>
        <w:instrText xml:space="preserve"> SEQ Table \* ARABIC </w:instrText>
      </w:r>
      <w:r w:rsidRPr="00A348CA">
        <w:rPr>
          <w:lang w:val="en-US"/>
        </w:rPr>
        <w:fldChar w:fldCharType="separate"/>
      </w:r>
      <w:r w:rsidRPr="00A348CA">
        <w:rPr>
          <w:noProof/>
          <w:lang w:val="en-US"/>
        </w:rPr>
        <w:t>7</w:t>
      </w:r>
      <w:r w:rsidRPr="00A348CA">
        <w:rPr>
          <w:noProof/>
          <w:lang w:val="en-US"/>
        </w:rPr>
        <w:fldChar w:fldCharType="end"/>
      </w:r>
      <w:r w:rsidRPr="00A348CA">
        <w:rPr>
          <w:lang w:val="en-US"/>
        </w:rPr>
        <w:t xml:space="preserve"> Substation 1 Configuration </w:t>
      </w:r>
      <w:proofErr w:type="spellStart"/>
      <w:r w:rsidRPr="00A348CA">
        <w:rPr>
          <w:lang w:val="en-US"/>
        </w:rPr>
        <w:t>Haunton</w:t>
      </w:r>
      <w:bookmarkEnd w:id="32"/>
      <w:proofErr w:type="spellEnd"/>
    </w:p>
    <w:tbl>
      <w:tblPr>
        <w:tblW w:w="6237" w:type="dxa"/>
        <w:tblInd w:w="1266" w:type="dxa"/>
        <w:tblCellMar>
          <w:left w:w="70" w:type="dxa"/>
          <w:right w:w="70" w:type="dxa"/>
        </w:tblCellMar>
        <w:tblLook w:val="04A0" w:firstRow="1" w:lastRow="0" w:firstColumn="1" w:lastColumn="0" w:noHBand="0" w:noVBand="1"/>
      </w:tblPr>
      <w:tblGrid>
        <w:gridCol w:w="2126"/>
        <w:gridCol w:w="4111"/>
      </w:tblGrid>
      <w:tr w:rsidRPr="00A348CA" w:rsidR="002B3D26" w:rsidTr="002E3794" w14:paraId="5B397F80" w14:textId="77777777">
        <w:trPr>
          <w:trHeight w:val="226"/>
        </w:trPr>
        <w:tc>
          <w:tcPr>
            <w:tcW w:w="6237" w:type="dxa"/>
            <w:gridSpan w:val="2"/>
            <w:tcBorders>
              <w:top w:val="single" w:color="000000" w:sz="8" w:space="0"/>
              <w:left w:val="single" w:color="000000" w:sz="8" w:space="0"/>
              <w:bottom w:val="single" w:color="000000" w:sz="8" w:space="0"/>
              <w:right w:val="single" w:color="000000" w:sz="8" w:space="0"/>
            </w:tcBorders>
            <w:shd w:val="clear" w:color="auto" w:fill="D9D9D9" w:themeFill="background1" w:themeFillShade="D9"/>
            <w:noWrap/>
            <w:vAlign w:val="center"/>
            <w:hideMark/>
          </w:tcPr>
          <w:p w:rsidRPr="00A348CA" w:rsidR="002B3D26" w:rsidP="002B3D26" w:rsidRDefault="002B3D26" w14:paraId="15077C55" w14:textId="77777777">
            <w:pPr>
              <w:jc w:val="center"/>
              <w:rPr>
                <w:rFonts w:ascii="Calibri" w:hAnsi="Calibri" w:eastAsia="Times New Roman" w:cs="Calibri"/>
                <w:b/>
                <w:bCs/>
                <w:color w:val="000000"/>
                <w:sz w:val="22"/>
                <w:lang w:val="en-US" w:eastAsia="es-ES"/>
              </w:rPr>
            </w:pPr>
            <w:r w:rsidRPr="00A348CA">
              <w:rPr>
                <w:rFonts w:ascii="Calibri" w:hAnsi="Calibri" w:eastAsia="Times New Roman" w:cs="Calibri"/>
                <w:b/>
                <w:bCs/>
                <w:color w:val="000000"/>
                <w:sz w:val="22"/>
                <w:lang w:val="en-US" w:eastAsia="es-ES"/>
              </w:rPr>
              <w:t>SUBSTATION 2</w:t>
            </w:r>
          </w:p>
        </w:tc>
      </w:tr>
      <w:tr w:rsidRPr="00A348CA" w:rsidR="002B3D26" w:rsidTr="002B3D26" w14:paraId="54F9E9E5"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47DD3B4C"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Transformer</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0D38BEBC"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8960 KVA</w:t>
            </w:r>
          </w:p>
        </w:tc>
      </w:tr>
      <w:tr w:rsidRPr="00A348CA" w:rsidR="002B3D26" w:rsidTr="002B3D26" w14:paraId="1A28A39F"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128EC77E"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0A87E353" w14:textId="77777777">
            <w:pPr>
              <w:jc w:val="center"/>
              <w:rPr>
                <w:rFonts w:ascii="Calibri" w:hAnsi="Calibri" w:eastAsia="Times New Roman" w:cs="Calibri"/>
                <w:color w:val="000000"/>
                <w:sz w:val="22"/>
                <w:lang w:val="en-US" w:eastAsia="es-ES"/>
              </w:rPr>
            </w:pPr>
            <w:proofErr w:type="spellStart"/>
            <w:r w:rsidRPr="00A348CA">
              <w:rPr>
                <w:rFonts w:ascii="Calibri" w:hAnsi="Calibri" w:eastAsia="Times New Roman" w:cs="Calibri"/>
                <w:color w:val="000000"/>
                <w:sz w:val="22"/>
                <w:lang w:val="en-US" w:eastAsia="es-ES"/>
              </w:rPr>
              <w:t>Jinko</w:t>
            </w:r>
            <w:proofErr w:type="spellEnd"/>
            <w:r w:rsidRPr="00A348CA">
              <w:rPr>
                <w:rFonts w:ascii="Calibri" w:hAnsi="Calibri" w:eastAsia="Times New Roman" w:cs="Calibri"/>
                <w:color w:val="000000"/>
                <w:sz w:val="22"/>
                <w:lang w:val="en-US" w:eastAsia="es-ES"/>
              </w:rPr>
              <w:t xml:space="preserve"> Tiger Neo N-type 72HL4-BDV 575 WP</w:t>
            </w:r>
          </w:p>
        </w:tc>
      </w:tr>
      <w:tr w:rsidRPr="008068F4" w:rsidR="002B3D26" w:rsidTr="002B3D26" w14:paraId="1C3EA114"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2419D4A5"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Inverter</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0DFF752B"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25 x </w:t>
            </w:r>
            <w:proofErr w:type="spellStart"/>
            <w:r w:rsidRPr="00A348CA">
              <w:rPr>
                <w:rFonts w:ascii="Calibri" w:hAnsi="Calibri" w:eastAsia="Times New Roman" w:cs="Calibri"/>
                <w:color w:val="000000"/>
                <w:sz w:val="22"/>
                <w:lang w:val="en-US" w:eastAsia="es-ES"/>
              </w:rPr>
              <w:t>Sungrow</w:t>
            </w:r>
            <w:proofErr w:type="spellEnd"/>
            <w:r w:rsidRPr="00A348CA">
              <w:rPr>
                <w:rFonts w:ascii="Calibri" w:hAnsi="Calibri" w:eastAsia="Times New Roman" w:cs="Calibri"/>
                <w:color w:val="000000"/>
                <w:sz w:val="22"/>
                <w:lang w:val="en-US" w:eastAsia="es-ES"/>
              </w:rPr>
              <w:t xml:space="preserve"> SG350HX (320 kVA @40ºC)</w:t>
            </w:r>
          </w:p>
        </w:tc>
      </w:tr>
      <w:tr w:rsidRPr="00A348CA" w:rsidR="002B3D26" w:rsidTr="002B3D26" w14:paraId="0ACC0482"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29B6476C"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 / String</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50DEB4D4"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27 Modules</w:t>
            </w:r>
          </w:p>
        </w:tc>
      </w:tr>
      <w:tr w:rsidRPr="00A348CA" w:rsidR="002B3D26" w:rsidTr="002B3D26" w14:paraId="55744656" w14:textId="77777777">
        <w:trPr>
          <w:trHeight w:val="288"/>
        </w:trPr>
        <w:tc>
          <w:tcPr>
            <w:tcW w:w="2126" w:type="dxa"/>
            <w:vMerge w:val="restart"/>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4FD59A62"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Nº Strings</w:t>
            </w:r>
          </w:p>
        </w:tc>
        <w:tc>
          <w:tcPr>
            <w:tcW w:w="4111" w:type="dxa"/>
            <w:tcBorders>
              <w:top w:val="nil"/>
              <w:left w:val="nil"/>
              <w:bottom w:val="nil"/>
              <w:right w:val="single" w:color="000000" w:sz="8" w:space="0"/>
            </w:tcBorders>
            <w:shd w:val="clear" w:color="auto" w:fill="auto"/>
            <w:noWrap/>
            <w:vAlign w:val="center"/>
            <w:hideMark/>
          </w:tcPr>
          <w:p w:rsidRPr="00A348CA" w:rsidR="002B3D26" w:rsidP="002B3D26" w:rsidRDefault="002B3D26" w14:paraId="5090936B"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14 inverters x 29 string</w:t>
            </w:r>
          </w:p>
        </w:tc>
      </w:tr>
      <w:tr w:rsidRPr="00A348CA" w:rsidR="002B3D26" w:rsidTr="002B3D26" w14:paraId="0FA0C309" w14:textId="77777777">
        <w:trPr>
          <w:trHeight w:val="288"/>
        </w:trPr>
        <w:tc>
          <w:tcPr>
            <w:tcW w:w="2126" w:type="dxa"/>
            <w:vMerge/>
            <w:tcBorders>
              <w:top w:val="nil"/>
              <w:left w:val="single" w:color="000000" w:sz="8" w:space="0"/>
              <w:bottom w:val="single" w:color="000000" w:sz="8" w:space="0"/>
              <w:right w:val="single" w:color="000000" w:sz="8" w:space="0"/>
            </w:tcBorders>
            <w:vAlign w:val="center"/>
            <w:hideMark/>
          </w:tcPr>
          <w:p w:rsidRPr="00A348CA" w:rsidR="002B3D26" w:rsidP="002B3D26" w:rsidRDefault="002B3D26" w14:paraId="68BB429B" w14:textId="77777777">
            <w:pPr>
              <w:jc w:val="left"/>
              <w:rPr>
                <w:rFonts w:ascii="Calibri" w:hAnsi="Calibri" w:eastAsia="Times New Roman" w:cs="Calibri"/>
                <w:color w:val="000000"/>
                <w:sz w:val="22"/>
                <w:lang w:val="en-US" w:eastAsia="es-ES"/>
              </w:rPr>
            </w:pPr>
          </w:p>
        </w:tc>
        <w:tc>
          <w:tcPr>
            <w:tcW w:w="4111" w:type="dxa"/>
            <w:tcBorders>
              <w:top w:val="nil"/>
              <w:left w:val="nil"/>
              <w:bottom w:val="nil"/>
              <w:right w:val="single" w:color="000000" w:sz="8" w:space="0"/>
            </w:tcBorders>
            <w:shd w:val="clear" w:color="auto" w:fill="auto"/>
            <w:noWrap/>
            <w:vAlign w:val="center"/>
            <w:hideMark/>
          </w:tcPr>
          <w:p w:rsidRPr="00A348CA" w:rsidR="002B3D26" w:rsidP="002B3D26" w:rsidRDefault="002B3D26" w14:paraId="72F72DB1"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11 inverters x 30 string</w:t>
            </w:r>
          </w:p>
        </w:tc>
      </w:tr>
      <w:tr w:rsidRPr="00A348CA" w:rsidR="002B3D26" w:rsidTr="002B3D26" w14:paraId="1F40BDF6" w14:textId="77777777">
        <w:trPr>
          <w:trHeight w:val="300"/>
        </w:trPr>
        <w:tc>
          <w:tcPr>
            <w:tcW w:w="2126" w:type="dxa"/>
            <w:vMerge/>
            <w:tcBorders>
              <w:top w:val="nil"/>
              <w:left w:val="single" w:color="000000" w:sz="8" w:space="0"/>
              <w:bottom w:val="single" w:color="000000" w:sz="8" w:space="0"/>
              <w:right w:val="single" w:color="000000" w:sz="8" w:space="0"/>
            </w:tcBorders>
            <w:vAlign w:val="center"/>
            <w:hideMark/>
          </w:tcPr>
          <w:p w:rsidRPr="00A348CA" w:rsidR="002B3D26" w:rsidP="002B3D26" w:rsidRDefault="002B3D26" w14:paraId="2566DAC1" w14:textId="77777777">
            <w:pPr>
              <w:jc w:val="left"/>
              <w:rPr>
                <w:rFonts w:ascii="Calibri" w:hAnsi="Calibri" w:eastAsia="Times New Roman" w:cs="Calibri"/>
                <w:color w:val="000000"/>
                <w:sz w:val="22"/>
                <w:lang w:val="en-US" w:eastAsia="es-ES"/>
              </w:rPr>
            </w:pP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75E2F793"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736</w:t>
            </w:r>
          </w:p>
        </w:tc>
      </w:tr>
      <w:tr w:rsidRPr="008068F4" w:rsidR="002B3D26" w:rsidTr="002B3D26" w14:paraId="56061DF2"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11C44E14"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DC Capacity</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32F40239"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736 x 27 Modules x 575 W -&gt; 11.426,40 kW</w:t>
            </w:r>
          </w:p>
        </w:tc>
      </w:tr>
      <w:tr w:rsidRPr="00A348CA" w:rsidR="002B3D26" w:rsidTr="002B3D26" w14:paraId="6F2AB2B6"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43B7B391"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AC Capacity</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797095AB"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 25 Inverters x 320 kVA -&gt; 8.000 kVA</w:t>
            </w:r>
          </w:p>
        </w:tc>
      </w:tr>
      <w:tr w:rsidRPr="00A348CA" w:rsidR="002B3D26" w:rsidTr="002B3D26" w14:paraId="2156A28E"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5416D80B"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DC/AC Ratio (@40ºC)</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0B6AF571"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1,428</w:t>
            </w:r>
          </w:p>
        </w:tc>
      </w:tr>
    </w:tbl>
    <w:p w:rsidRPr="00A348CA" w:rsidR="002B3D26" w:rsidP="002B3D26" w:rsidRDefault="002B3D26" w14:paraId="13A6E566" w14:textId="77777777">
      <w:pPr>
        <w:pStyle w:val="Descripcin"/>
        <w:spacing w:before="120"/>
        <w:jc w:val="center"/>
        <w:rPr>
          <w:lang w:val="en-US"/>
        </w:rPr>
      </w:pPr>
      <w:bookmarkStart w:name="_Toc140232697" w:id="33"/>
      <w:r w:rsidRPr="00A348CA">
        <w:rPr>
          <w:lang w:val="en-US"/>
        </w:rPr>
        <w:t xml:space="preserve">Table </w:t>
      </w:r>
      <w:r w:rsidRPr="00A348CA">
        <w:rPr>
          <w:lang w:val="en-US"/>
        </w:rPr>
        <w:fldChar w:fldCharType="begin"/>
      </w:r>
      <w:r w:rsidRPr="00A348CA">
        <w:rPr>
          <w:lang w:val="en-US"/>
        </w:rPr>
        <w:instrText xml:space="preserve"> SEQ Table \* ARABIC </w:instrText>
      </w:r>
      <w:r w:rsidRPr="00A348CA">
        <w:rPr>
          <w:lang w:val="en-US"/>
        </w:rPr>
        <w:fldChar w:fldCharType="separate"/>
      </w:r>
      <w:r w:rsidRPr="00A348CA">
        <w:rPr>
          <w:lang w:val="en-US"/>
        </w:rPr>
        <w:t>8</w:t>
      </w:r>
      <w:r w:rsidRPr="00A348CA">
        <w:rPr>
          <w:lang w:val="en-US"/>
        </w:rPr>
        <w:fldChar w:fldCharType="end"/>
      </w:r>
      <w:r w:rsidRPr="00A348CA">
        <w:rPr>
          <w:lang w:val="en-US"/>
        </w:rPr>
        <w:t xml:space="preserve"> Substation 2 Configuration </w:t>
      </w:r>
      <w:proofErr w:type="spellStart"/>
      <w:r w:rsidRPr="00A348CA">
        <w:rPr>
          <w:lang w:val="en-US"/>
        </w:rPr>
        <w:t>Haunton</w:t>
      </w:r>
      <w:bookmarkEnd w:id="33"/>
      <w:proofErr w:type="spellEnd"/>
    </w:p>
    <w:tbl>
      <w:tblPr>
        <w:tblW w:w="6237" w:type="dxa"/>
        <w:tblInd w:w="1266" w:type="dxa"/>
        <w:tblCellMar>
          <w:left w:w="70" w:type="dxa"/>
          <w:right w:w="70" w:type="dxa"/>
        </w:tblCellMar>
        <w:tblLook w:val="04A0" w:firstRow="1" w:lastRow="0" w:firstColumn="1" w:lastColumn="0" w:noHBand="0" w:noVBand="1"/>
      </w:tblPr>
      <w:tblGrid>
        <w:gridCol w:w="2126"/>
        <w:gridCol w:w="4111"/>
      </w:tblGrid>
      <w:tr w:rsidRPr="00A348CA" w:rsidR="002B3D26" w:rsidTr="002E3794" w14:paraId="1E04D29A" w14:textId="77777777">
        <w:trPr>
          <w:trHeight w:val="326"/>
        </w:trPr>
        <w:tc>
          <w:tcPr>
            <w:tcW w:w="6237" w:type="dxa"/>
            <w:gridSpan w:val="2"/>
            <w:tcBorders>
              <w:top w:val="single" w:color="000000" w:sz="8" w:space="0"/>
              <w:left w:val="single" w:color="000000" w:sz="8" w:space="0"/>
              <w:bottom w:val="single" w:color="000000" w:sz="8" w:space="0"/>
              <w:right w:val="single" w:color="000000" w:sz="8" w:space="0"/>
            </w:tcBorders>
            <w:shd w:val="clear" w:color="auto" w:fill="D9D9D9" w:themeFill="background1" w:themeFillShade="D9"/>
            <w:noWrap/>
            <w:vAlign w:val="center"/>
            <w:hideMark/>
          </w:tcPr>
          <w:p w:rsidRPr="00A348CA" w:rsidR="002B3D26" w:rsidP="002B3D26" w:rsidRDefault="002B3D26" w14:paraId="04BB3C4C" w14:textId="77777777">
            <w:pPr>
              <w:jc w:val="center"/>
              <w:rPr>
                <w:rFonts w:ascii="Calibri" w:hAnsi="Calibri" w:eastAsia="Times New Roman" w:cs="Calibri"/>
                <w:b/>
                <w:bCs/>
                <w:color w:val="000000"/>
                <w:sz w:val="22"/>
                <w:lang w:val="en-US" w:eastAsia="es-ES"/>
              </w:rPr>
            </w:pPr>
            <w:r w:rsidRPr="00A348CA">
              <w:rPr>
                <w:rFonts w:ascii="Calibri" w:hAnsi="Calibri" w:eastAsia="Times New Roman" w:cs="Calibri"/>
                <w:b/>
                <w:bCs/>
                <w:color w:val="000000"/>
                <w:sz w:val="22"/>
                <w:lang w:val="en-US" w:eastAsia="es-ES"/>
              </w:rPr>
              <w:t>SUBSTATION 3</w:t>
            </w:r>
          </w:p>
        </w:tc>
      </w:tr>
      <w:tr w:rsidRPr="00A348CA" w:rsidR="002B3D26" w:rsidTr="002B3D26" w14:paraId="1B3BEE6C"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3A10311E"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Transformer</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1A391734"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8960 KVA</w:t>
            </w:r>
          </w:p>
        </w:tc>
      </w:tr>
      <w:tr w:rsidRPr="00A348CA" w:rsidR="002B3D26" w:rsidTr="002B3D26" w14:paraId="4F67F36A"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6536787A"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75B8D8F4" w14:textId="77777777">
            <w:pPr>
              <w:jc w:val="center"/>
              <w:rPr>
                <w:rFonts w:ascii="Calibri" w:hAnsi="Calibri" w:eastAsia="Times New Roman" w:cs="Calibri"/>
                <w:color w:val="000000"/>
                <w:sz w:val="22"/>
                <w:lang w:val="en-US" w:eastAsia="es-ES"/>
              </w:rPr>
            </w:pPr>
            <w:proofErr w:type="spellStart"/>
            <w:r w:rsidRPr="00A348CA">
              <w:rPr>
                <w:rFonts w:ascii="Calibri" w:hAnsi="Calibri" w:eastAsia="Times New Roman" w:cs="Calibri"/>
                <w:color w:val="000000"/>
                <w:sz w:val="22"/>
                <w:lang w:val="en-US" w:eastAsia="es-ES"/>
              </w:rPr>
              <w:t>Jinko</w:t>
            </w:r>
            <w:proofErr w:type="spellEnd"/>
            <w:r w:rsidRPr="00A348CA">
              <w:rPr>
                <w:rFonts w:ascii="Calibri" w:hAnsi="Calibri" w:eastAsia="Times New Roman" w:cs="Calibri"/>
                <w:color w:val="000000"/>
                <w:sz w:val="22"/>
                <w:lang w:val="en-US" w:eastAsia="es-ES"/>
              </w:rPr>
              <w:t xml:space="preserve"> Tiger Neo N-type 72HL4-BDV 575 WP</w:t>
            </w:r>
          </w:p>
        </w:tc>
      </w:tr>
      <w:tr w:rsidRPr="008068F4" w:rsidR="002B3D26" w:rsidTr="002B3D26" w14:paraId="532AF7B8"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61F1FD33"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Inverter</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1B8B899C"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24 x </w:t>
            </w:r>
            <w:proofErr w:type="spellStart"/>
            <w:r w:rsidRPr="00A348CA">
              <w:rPr>
                <w:rFonts w:ascii="Calibri" w:hAnsi="Calibri" w:eastAsia="Times New Roman" w:cs="Calibri"/>
                <w:color w:val="000000"/>
                <w:sz w:val="22"/>
                <w:lang w:val="en-US" w:eastAsia="es-ES"/>
              </w:rPr>
              <w:t>Sungrow</w:t>
            </w:r>
            <w:proofErr w:type="spellEnd"/>
            <w:r w:rsidRPr="00A348CA">
              <w:rPr>
                <w:rFonts w:ascii="Calibri" w:hAnsi="Calibri" w:eastAsia="Times New Roman" w:cs="Calibri"/>
                <w:color w:val="000000"/>
                <w:sz w:val="22"/>
                <w:lang w:val="en-US" w:eastAsia="es-ES"/>
              </w:rPr>
              <w:t xml:space="preserve"> SG350HX (320 kVA @40ºC)</w:t>
            </w:r>
          </w:p>
        </w:tc>
      </w:tr>
      <w:tr w:rsidRPr="00A348CA" w:rsidR="002B3D26" w:rsidTr="002B3D26" w14:paraId="739AFC11" w14:textId="77777777">
        <w:trPr>
          <w:trHeight w:val="300"/>
        </w:trPr>
        <w:tc>
          <w:tcPr>
            <w:tcW w:w="2126" w:type="dxa"/>
            <w:tcBorders>
              <w:top w:val="nil"/>
              <w:left w:val="single" w:color="000000" w:sz="8" w:space="0"/>
              <w:bottom w:val="nil"/>
              <w:right w:val="single" w:color="000000" w:sz="8" w:space="0"/>
            </w:tcBorders>
            <w:shd w:val="clear" w:color="auto" w:fill="auto"/>
            <w:noWrap/>
            <w:vAlign w:val="center"/>
            <w:hideMark/>
          </w:tcPr>
          <w:p w:rsidRPr="00A348CA" w:rsidR="002B3D26" w:rsidP="002B3D26" w:rsidRDefault="002B3D26" w14:paraId="326E23B6"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 / String</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465CDD1A"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27 Modules</w:t>
            </w:r>
          </w:p>
        </w:tc>
      </w:tr>
      <w:tr w:rsidRPr="00A348CA" w:rsidR="002B3D26" w:rsidTr="002B3D26" w14:paraId="5D443BD8" w14:textId="77777777">
        <w:trPr>
          <w:trHeight w:val="288"/>
        </w:trPr>
        <w:tc>
          <w:tcPr>
            <w:tcW w:w="2126" w:type="dxa"/>
            <w:vMerge w:val="restart"/>
            <w:tcBorders>
              <w:top w:val="single" w:color="000000" w:sz="8" w:space="0"/>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1BC51F46"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Nº Strings</w:t>
            </w:r>
          </w:p>
        </w:tc>
        <w:tc>
          <w:tcPr>
            <w:tcW w:w="4111" w:type="dxa"/>
            <w:tcBorders>
              <w:top w:val="nil"/>
              <w:left w:val="nil"/>
              <w:bottom w:val="nil"/>
              <w:right w:val="single" w:color="000000" w:sz="8" w:space="0"/>
            </w:tcBorders>
            <w:shd w:val="clear" w:color="auto" w:fill="auto"/>
            <w:noWrap/>
            <w:vAlign w:val="center"/>
            <w:hideMark/>
          </w:tcPr>
          <w:p w:rsidRPr="00A348CA" w:rsidR="002B3D26" w:rsidP="002B3D26" w:rsidRDefault="002B3D26" w14:paraId="744D8716"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18 inverters x 29 string</w:t>
            </w:r>
          </w:p>
        </w:tc>
      </w:tr>
      <w:tr w:rsidRPr="00A348CA" w:rsidR="002B3D26" w:rsidTr="002B3D26" w14:paraId="6B967959" w14:textId="77777777">
        <w:trPr>
          <w:trHeight w:val="288"/>
        </w:trPr>
        <w:tc>
          <w:tcPr>
            <w:tcW w:w="2126" w:type="dxa"/>
            <w:vMerge/>
            <w:tcBorders>
              <w:top w:val="single" w:color="000000" w:sz="8" w:space="0"/>
              <w:left w:val="single" w:color="000000" w:sz="8" w:space="0"/>
              <w:bottom w:val="single" w:color="000000" w:sz="8" w:space="0"/>
              <w:right w:val="single" w:color="000000" w:sz="8" w:space="0"/>
            </w:tcBorders>
            <w:vAlign w:val="center"/>
            <w:hideMark/>
          </w:tcPr>
          <w:p w:rsidRPr="00A348CA" w:rsidR="002B3D26" w:rsidP="002B3D26" w:rsidRDefault="002B3D26" w14:paraId="1DB8BA31" w14:textId="77777777">
            <w:pPr>
              <w:jc w:val="left"/>
              <w:rPr>
                <w:rFonts w:ascii="Calibri" w:hAnsi="Calibri" w:eastAsia="Times New Roman" w:cs="Calibri"/>
                <w:color w:val="000000"/>
                <w:sz w:val="22"/>
                <w:lang w:val="en-US" w:eastAsia="es-ES"/>
              </w:rPr>
            </w:pPr>
          </w:p>
        </w:tc>
        <w:tc>
          <w:tcPr>
            <w:tcW w:w="4111" w:type="dxa"/>
            <w:tcBorders>
              <w:top w:val="nil"/>
              <w:left w:val="nil"/>
              <w:bottom w:val="nil"/>
              <w:right w:val="single" w:color="000000" w:sz="8" w:space="0"/>
            </w:tcBorders>
            <w:shd w:val="clear" w:color="auto" w:fill="auto"/>
            <w:noWrap/>
            <w:vAlign w:val="center"/>
            <w:hideMark/>
          </w:tcPr>
          <w:p w:rsidRPr="00A348CA" w:rsidR="002B3D26" w:rsidP="002B3D26" w:rsidRDefault="002B3D26" w14:paraId="52CBB2C8"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6 inverters x 30 string</w:t>
            </w:r>
          </w:p>
        </w:tc>
      </w:tr>
      <w:tr w:rsidRPr="00A348CA" w:rsidR="002B3D26" w:rsidTr="002B3D26" w14:paraId="0788B991" w14:textId="77777777">
        <w:trPr>
          <w:trHeight w:val="300"/>
        </w:trPr>
        <w:tc>
          <w:tcPr>
            <w:tcW w:w="2126" w:type="dxa"/>
            <w:vMerge/>
            <w:tcBorders>
              <w:top w:val="single" w:color="000000" w:sz="8" w:space="0"/>
              <w:left w:val="single" w:color="000000" w:sz="8" w:space="0"/>
              <w:bottom w:val="single" w:color="000000" w:sz="8" w:space="0"/>
              <w:right w:val="single" w:color="000000" w:sz="8" w:space="0"/>
            </w:tcBorders>
            <w:vAlign w:val="center"/>
            <w:hideMark/>
          </w:tcPr>
          <w:p w:rsidRPr="00A348CA" w:rsidR="002B3D26" w:rsidP="002B3D26" w:rsidRDefault="002B3D26" w14:paraId="06BA2B3E" w14:textId="77777777">
            <w:pPr>
              <w:jc w:val="left"/>
              <w:rPr>
                <w:rFonts w:ascii="Calibri" w:hAnsi="Calibri" w:eastAsia="Times New Roman" w:cs="Calibri"/>
                <w:color w:val="000000"/>
                <w:sz w:val="22"/>
                <w:lang w:val="en-US" w:eastAsia="es-ES"/>
              </w:rPr>
            </w:pP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2F19B02F"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702</w:t>
            </w:r>
          </w:p>
        </w:tc>
      </w:tr>
      <w:tr w:rsidRPr="008068F4" w:rsidR="002B3D26" w:rsidTr="002B3D26" w14:paraId="233FDA2A"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2343B5E3"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DC Capacity</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77A58081"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702 x 27 Modules x 575 W -&gt; 10.898,50 kW</w:t>
            </w:r>
          </w:p>
        </w:tc>
      </w:tr>
      <w:tr w:rsidRPr="00A348CA" w:rsidR="002B3D26" w:rsidTr="002B3D26" w14:paraId="1C70649D"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63A13620"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AC Capacity</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3AA664A8"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 24 Inverters x 320 kVA -&gt; 7.680 kVA</w:t>
            </w:r>
          </w:p>
        </w:tc>
      </w:tr>
      <w:tr w:rsidRPr="00A348CA" w:rsidR="002B3D26" w:rsidTr="002B3D26" w14:paraId="31EAF451" w14:textId="77777777">
        <w:trPr>
          <w:trHeight w:val="300"/>
        </w:trPr>
        <w:tc>
          <w:tcPr>
            <w:tcW w:w="2126"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1ED09DE0"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DC/AC Ratio (@40ºC)</w:t>
            </w:r>
          </w:p>
        </w:tc>
        <w:tc>
          <w:tcPr>
            <w:tcW w:w="4111"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44454EC0"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1,419</w:t>
            </w:r>
          </w:p>
        </w:tc>
      </w:tr>
    </w:tbl>
    <w:p w:rsidRPr="00A348CA" w:rsidR="00E839F2" w:rsidP="002B3D26" w:rsidRDefault="002B3D26" w14:paraId="1DAB95BA" w14:textId="6B36ADB8">
      <w:pPr>
        <w:pStyle w:val="Descripcin"/>
        <w:spacing w:before="120"/>
        <w:jc w:val="center"/>
        <w:rPr>
          <w:lang w:val="en-US"/>
        </w:rPr>
      </w:pPr>
      <w:bookmarkStart w:name="_Toc140232698" w:id="34"/>
      <w:r w:rsidRPr="00A348CA">
        <w:rPr>
          <w:lang w:val="en-US"/>
        </w:rPr>
        <w:t xml:space="preserve">Table </w:t>
      </w:r>
      <w:r w:rsidRPr="00A348CA">
        <w:rPr>
          <w:lang w:val="en-US"/>
        </w:rPr>
        <w:fldChar w:fldCharType="begin"/>
      </w:r>
      <w:r w:rsidRPr="00A348CA">
        <w:rPr>
          <w:lang w:val="en-US"/>
        </w:rPr>
        <w:instrText xml:space="preserve"> SEQ Table \* ARABIC </w:instrText>
      </w:r>
      <w:r w:rsidRPr="00A348CA">
        <w:rPr>
          <w:lang w:val="en-US"/>
        </w:rPr>
        <w:fldChar w:fldCharType="separate"/>
      </w:r>
      <w:r w:rsidRPr="00A348CA">
        <w:rPr>
          <w:noProof/>
          <w:lang w:val="en-US"/>
        </w:rPr>
        <w:t>9</w:t>
      </w:r>
      <w:r w:rsidRPr="00A348CA">
        <w:rPr>
          <w:lang w:val="en-US"/>
        </w:rPr>
        <w:fldChar w:fldCharType="end"/>
      </w:r>
      <w:r w:rsidRPr="00A348CA">
        <w:rPr>
          <w:lang w:val="en-US"/>
        </w:rPr>
        <w:t xml:space="preserve"> Substation 3 Configuration </w:t>
      </w:r>
      <w:proofErr w:type="spellStart"/>
      <w:r w:rsidRPr="00A348CA">
        <w:rPr>
          <w:lang w:val="en-US"/>
        </w:rPr>
        <w:t>Haunton</w:t>
      </w:r>
      <w:bookmarkEnd w:id="34"/>
      <w:proofErr w:type="spellEnd"/>
    </w:p>
    <w:p w:rsidRPr="00A348CA" w:rsidR="00E839F2" w:rsidRDefault="00E839F2" w14:paraId="2BB36155" w14:textId="77777777">
      <w:pPr>
        <w:rPr>
          <w:i/>
          <w:iCs/>
          <w:color w:val="44546A" w:themeColor="text2"/>
          <w:sz w:val="18"/>
          <w:szCs w:val="18"/>
          <w:lang w:val="en-US"/>
        </w:rPr>
      </w:pPr>
      <w:r w:rsidRPr="00A348CA">
        <w:rPr>
          <w:lang w:val="en-US"/>
        </w:rPr>
        <w:br w:type="page"/>
      </w:r>
    </w:p>
    <w:p w:rsidRPr="00A348CA" w:rsidR="002B3D26" w:rsidP="002B3D26" w:rsidRDefault="002B3D26" w14:paraId="2801E18D" w14:textId="77777777">
      <w:pPr>
        <w:pStyle w:val="Descripcin"/>
        <w:spacing w:before="120"/>
        <w:jc w:val="center"/>
        <w:rPr>
          <w:lang w:val="en-US"/>
        </w:rPr>
      </w:pPr>
    </w:p>
    <w:p w:rsidRPr="00A348CA" w:rsidR="002B3D26" w:rsidP="002B3D26" w:rsidRDefault="002B3D26" w14:paraId="5A9BD34A" w14:textId="77777777">
      <w:pPr>
        <w:rPr>
          <w:lang w:val="en-US"/>
        </w:rPr>
      </w:pPr>
    </w:p>
    <w:tbl>
      <w:tblPr>
        <w:tblW w:w="6190" w:type="dxa"/>
        <w:tblInd w:w="1266" w:type="dxa"/>
        <w:tblCellMar>
          <w:left w:w="70" w:type="dxa"/>
          <w:right w:w="70" w:type="dxa"/>
        </w:tblCellMar>
        <w:tblLook w:val="04A0" w:firstRow="1" w:lastRow="0" w:firstColumn="1" w:lastColumn="0" w:noHBand="0" w:noVBand="1"/>
      </w:tblPr>
      <w:tblGrid>
        <w:gridCol w:w="2109"/>
        <w:gridCol w:w="4081"/>
      </w:tblGrid>
      <w:tr w:rsidRPr="00A348CA" w:rsidR="002B3D26" w:rsidTr="002E3794" w14:paraId="1FA842B4" w14:textId="77777777">
        <w:trPr>
          <w:trHeight w:val="228"/>
        </w:trPr>
        <w:tc>
          <w:tcPr>
            <w:tcW w:w="6190" w:type="dxa"/>
            <w:gridSpan w:val="2"/>
            <w:tcBorders>
              <w:top w:val="single" w:color="000000" w:sz="8" w:space="0"/>
              <w:left w:val="single" w:color="000000" w:sz="8" w:space="0"/>
              <w:bottom w:val="single" w:color="000000" w:sz="8" w:space="0"/>
              <w:right w:val="single" w:color="000000" w:sz="8" w:space="0"/>
            </w:tcBorders>
            <w:shd w:val="clear" w:color="auto" w:fill="D9D9D9" w:themeFill="background1" w:themeFillShade="D9"/>
            <w:noWrap/>
            <w:vAlign w:val="center"/>
            <w:hideMark/>
          </w:tcPr>
          <w:p w:rsidRPr="00A348CA" w:rsidR="002B3D26" w:rsidP="002B3D26" w:rsidRDefault="002B3D26" w14:paraId="2705AC1B" w14:textId="77777777">
            <w:pPr>
              <w:jc w:val="center"/>
              <w:rPr>
                <w:rFonts w:ascii="Calibri" w:hAnsi="Calibri" w:eastAsia="Times New Roman" w:cs="Calibri"/>
                <w:b/>
                <w:bCs/>
                <w:color w:val="000000"/>
                <w:sz w:val="22"/>
                <w:lang w:val="en-US" w:eastAsia="es-ES"/>
              </w:rPr>
            </w:pPr>
            <w:r w:rsidRPr="00A348CA">
              <w:rPr>
                <w:rFonts w:ascii="Calibri" w:hAnsi="Calibri" w:eastAsia="Times New Roman" w:cs="Calibri"/>
                <w:b/>
                <w:bCs/>
                <w:color w:val="000000"/>
                <w:sz w:val="22"/>
                <w:lang w:val="en-US" w:eastAsia="es-ES"/>
              </w:rPr>
              <w:t>SUBSTATION 4</w:t>
            </w:r>
          </w:p>
        </w:tc>
      </w:tr>
      <w:tr w:rsidRPr="00A348CA" w:rsidR="002B3D26" w:rsidTr="00E839F2" w14:paraId="72757019" w14:textId="77777777">
        <w:trPr>
          <w:trHeight w:val="268"/>
        </w:trPr>
        <w:tc>
          <w:tcPr>
            <w:tcW w:w="2109"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1513C464"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Transformer</w:t>
            </w: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3261F15E"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8960 KVA</w:t>
            </w:r>
          </w:p>
        </w:tc>
      </w:tr>
      <w:tr w:rsidRPr="00A348CA" w:rsidR="002B3D26" w:rsidTr="00E839F2" w14:paraId="05653169" w14:textId="77777777">
        <w:trPr>
          <w:trHeight w:val="257"/>
        </w:trPr>
        <w:tc>
          <w:tcPr>
            <w:tcW w:w="2109" w:type="dxa"/>
            <w:vMerge w:val="restart"/>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1E5A5DD4"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w:t>
            </w:r>
          </w:p>
        </w:tc>
        <w:tc>
          <w:tcPr>
            <w:tcW w:w="4080" w:type="dxa"/>
            <w:tcBorders>
              <w:top w:val="nil"/>
              <w:left w:val="nil"/>
              <w:bottom w:val="nil"/>
              <w:right w:val="single" w:color="000000" w:sz="8" w:space="0"/>
            </w:tcBorders>
            <w:shd w:val="clear" w:color="auto" w:fill="auto"/>
            <w:noWrap/>
            <w:vAlign w:val="center"/>
            <w:hideMark/>
          </w:tcPr>
          <w:p w:rsidRPr="00A348CA" w:rsidR="002B3D26" w:rsidP="002B3D26" w:rsidRDefault="002B3D26" w14:paraId="0BCE537A" w14:textId="77777777">
            <w:pPr>
              <w:jc w:val="center"/>
              <w:rPr>
                <w:rFonts w:ascii="Calibri" w:hAnsi="Calibri" w:eastAsia="Times New Roman" w:cs="Calibri"/>
                <w:color w:val="000000"/>
                <w:sz w:val="22"/>
                <w:lang w:val="en-US" w:eastAsia="es-ES"/>
              </w:rPr>
            </w:pPr>
            <w:proofErr w:type="spellStart"/>
            <w:r w:rsidRPr="00A348CA">
              <w:rPr>
                <w:rFonts w:ascii="Calibri" w:hAnsi="Calibri" w:eastAsia="Times New Roman" w:cs="Calibri"/>
                <w:color w:val="000000"/>
                <w:sz w:val="22"/>
                <w:lang w:val="en-US" w:eastAsia="es-ES"/>
              </w:rPr>
              <w:t>Jinko</w:t>
            </w:r>
            <w:proofErr w:type="spellEnd"/>
            <w:r w:rsidRPr="00A348CA">
              <w:rPr>
                <w:rFonts w:ascii="Calibri" w:hAnsi="Calibri" w:eastAsia="Times New Roman" w:cs="Calibri"/>
                <w:color w:val="000000"/>
                <w:sz w:val="22"/>
                <w:lang w:val="en-US" w:eastAsia="es-ES"/>
              </w:rPr>
              <w:t xml:space="preserve"> Tiger Neo N-type 72HL4-BDV 570 WP</w:t>
            </w:r>
          </w:p>
        </w:tc>
      </w:tr>
      <w:tr w:rsidRPr="00A348CA" w:rsidR="002B3D26" w:rsidTr="00E839F2" w14:paraId="359B6120" w14:textId="77777777">
        <w:trPr>
          <w:trHeight w:val="268"/>
        </w:trPr>
        <w:tc>
          <w:tcPr>
            <w:tcW w:w="2109" w:type="dxa"/>
            <w:vMerge/>
            <w:tcBorders>
              <w:top w:val="nil"/>
              <w:left w:val="single" w:color="000000" w:sz="8" w:space="0"/>
              <w:bottom w:val="single" w:color="000000" w:sz="8" w:space="0"/>
              <w:right w:val="single" w:color="000000" w:sz="8" w:space="0"/>
            </w:tcBorders>
            <w:vAlign w:val="center"/>
            <w:hideMark/>
          </w:tcPr>
          <w:p w:rsidRPr="00A348CA" w:rsidR="002B3D26" w:rsidP="002B3D26" w:rsidRDefault="002B3D26" w14:paraId="16254491" w14:textId="77777777">
            <w:pPr>
              <w:jc w:val="left"/>
              <w:rPr>
                <w:rFonts w:ascii="Calibri" w:hAnsi="Calibri" w:eastAsia="Times New Roman" w:cs="Calibri"/>
                <w:color w:val="000000"/>
                <w:sz w:val="22"/>
                <w:lang w:val="en-US" w:eastAsia="es-ES"/>
              </w:rPr>
            </w:pP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2EC423BA" w14:textId="77777777">
            <w:pPr>
              <w:jc w:val="center"/>
              <w:rPr>
                <w:rFonts w:ascii="Calibri" w:hAnsi="Calibri" w:eastAsia="Times New Roman" w:cs="Calibri"/>
                <w:color w:val="000000"/>
                <w:sz w:val="22"/>
                <w:lang w:val="en-US" w:eastAsia="es-ES"/>
              </w:rPr>
            </w:pPr>
            <w:proofErr w:type="spellStart"/>
            <w:r w:rsidRPr="00A348CA">
              <w:rPr>
                <w:rFonts w:ascii="Calibri" w:hAnsi="Calibri" w:eastAsia="Times New Roman" w:cs="Calibri"/>
                <w:color w:val="000000"/>
                <w:sz w:val="22"/>
                <w:lang w:val="en-US" w:eastAsia="es-ES"/>
              </w:rPr>
              <w:t>Jinko</w:t>
            </w:r>
            <w:proofErr w:type="spellEnd"/>
            <w:r w:rsidRPr="00A348CA">
              <w:rPr>
                <w:rFonts w:ascii="Calibri" w:hAnsi="Calibri" w:eastAsia="Times New Roman" w:cs="Calibri"/>
                <w:color w:val="000000"/>
                <w:sz w:val="22"/>
                <w:lang w:val="en-US" w:eastAsia="es-ES"/>
              </w:rPr>
              <w:t xml:space="preserve"> Tiger Neo N-type 72HL4-BDV 575 WP</w:t>
            </w:r>
          </w:p>
        </w:tc>
      </w:tr>
      <w:tr w:rsidRPr="008068F4" w:rsidR="002B3D26" w:rsidTr="00E839F2" w14:paraId="43C38C49" w14:textId="77777777">
        <w:trPr>
          <w:trHeight w:val="268"/>
        </w:trPr>
        <w:tc>
          <w:tcPr>
            <w:tcW w:w="2109"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24E9D833"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Inverter</w:t>
            </w: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3A17F29F"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27 x </w:t>
            </w:r>
            <w:proofErr w:type="spellStart"/>
            <w:r w:rsidRPr="00A348CA">
              <w:rPr>
                <w:rFonts w:ascii="Calibri" w:hAnsi="Calibri" w:eastAsia="Times New Roman" w:cs="Calibri"/>
                <w:color w:val="000000"/>
                <w:sz w:val="22"/>
                <w:lang w:val="en-US" w:eastAsia="es-ES"/>
              </w:rPr>
              <w:t>Sungrow</w:t>
            </w:r>
            <w:proofErr w:type="spellEnd"/>
            <w:r w:rsidRPr="00A348CA">
              <w:rPr>
                <w:rFonts w:ascii="Calibri" w:hAnsi="Calibri" w:eastAsia="Times New Roman" w:cs="Calibri"/>
                <w:color w:val="000000"/>
                <w:sz w:val="22"/>
                <w:lang w:val="en-US" w:eastAsia="es-ES"/>
              </w:rPr>
              <w:t xml:space="preserve"> SG350HX (320 kVA @40ºC)</w:t>
            </w:r>
          </w:p>
        </w:tc>
      </w:tr>
      <w:tr w:rsidRPr="00A348CA" w:rsidR="002B3D26" w:rsidTr="00E839F2" w14:paraId="315A32FE" w14:textId="77777777">
        <w:trPr>
          <w:trHeight w:val="268"/>
        </w:trPr>
        <w:tc>
          <w:tcPr>
            <w:tcW w:w="2109"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3FE9B425"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 / String</w:t>
            </w: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03B0D14D"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27 Modules</w:t>
            </w:r>
          </w:p>
        </w:tc>
      </w:tr>
      <w:tr w:rsidRPr="008068F4" w:rsidR="002B3D26" w:rsidTr="00E839F2" w14:paraId="16DE9F0A" w14:textId="77777777">
        <w:trPr>
          <w:trHeight w:val="268"/>
        </w:trPr>
        <w:tc>
          <w:tcPr>
            <w:tcW w:w="2109"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6C6300B4"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Nº Strings (570Wp)</w:t>
            </w: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2D1EEFB4"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13 inverters x 30 strings + 10 inverters x 29 strings + 1 inverter* x 18 strings -&gt; 698</w:t>
            </w:r>
          </w:p>
        </w:tc>
      </w:tr>
      <w:tr w:rsidRPr="008068F4" w:rsidR="002B3D26" w:rsidTr="00E839F2" w14:paraId="44677F5D" w14:textId="77777777">
        <w:trPr>
          <w:trHeight w:val="268"/>
        </w:trPr>
        <w:tc>
          <w:tcPr>
            <w:tcW w:w="2109"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75880385"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Nº Strings (575Wp)</w:t>
            </w: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7DFBEAB1"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2 inverters x 29 strings + 1 inverter x 28 strings + 1 inverter* x 12 strings -&gt; 98</w:t>
            </w:r>
          </w:p>
        </w:tc>
      </w:tr>
      <w:tr w:rsidRPr="00A348CA" w:rsidR="002B3D26" w:rsidTr="00E839F2" w14:paraId="7912DF45" w14:textId="77777777">
        <w:trPr>
          <w:trHeight w:val="268"/>
        </w:trPr>
        <w:tc>
          <w:tcPr>
            <w:tcW w:w="2109"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518DDE63"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Nº Strings Total</w:t>
            </w: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4A99605E"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796</w:t>
            </w:r>
          </w:p>
        </w:tc>
      </w:tr>
      <w:tr w:rsidRPr="008068F4" w:rsidR="002B3D26" w:rsidTr="00E839F2" w14:paraId="50659CA6" w14:textId="77777777">
        <w:trPr>
          <w:trHeight w:val="268"/>
        </w:trPr>
        <w:tc>
          <w:tcPr>
            <w:tcW w:w="2109"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640C5433"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DC Capacity</w:t>
            </w: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4807055D"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698 x 27 Modules x 570 W + 98 x 27 Modules x 575 W -&gt; 12.263,67 kW</w:t>
            </w:r>
          </w:p>
        </w:tc>
      </w:tr>
      <w:tr w:rsidRPr="00A348CA" w:rsidR="002B3D26" w:rsidTr="00E839F2" w14:paraId="13E2B634" w14:textId="77777777">
        <w:trPr>
          <w:trHeight w:val="268"/>
        </w:trPr>
        <w:tc>
          <w:tcPr>
            <w:tcW w:w="2109"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65375A4E"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AC Capacity</w:t>
            </w: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17903F8D"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 27 Inverters x 320 kVA -&gt; 8.640 kVA</w:t>
            </w:r>
          </w:p>
        </w:tc>
      </w:tr>
      <w:tr w:rsidRPr="00A348CA" w:rsidR="002B3D26" w:rsidTr="00E839F2" w14:paraId="63B1661D" w14:textId="77777777">
        <w:trPr>
          <w:trHeight w:val="268"/>
        </w:trPr>
        <w:tc>
          <w:tcPr>
            <w:tcW w:w="2109" w:type="dxa"/>
            <w:tcBorders>
              <w:top w:val="nil"/>
              <w:left w:val="single" w:color="000000" w:sz="8" w:space="0"/>
              <w:bottom w:val="single" w:color="000000" w:sz="8" w:space="0"/>
              <w:right w:val="single" w:color="000000" w:sz="8" w:space="0"/>
            </w:tcBorders>
            <w:shd w:val="clear" w:color="auto" w:fill="auto"/>
            <w:noWrap/>
            <w:vAlign w:val="center"/>
            <w:hideMark/>
          </w:tcPr>
          <w:p w:rsidRPr="00A348CA" w:rsidR="002B3D26" w:rsidP="002B3D26" w:rsidRDefault="002B3D26" w14:paraId="7B74A248"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DC/AC Ratio (@40ºC)</w:t>
            </w:r>
          </w:p>
        </w:tc>
        <w:tc>
          <w:tcPr>
            <w:tcW w:w="4080"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4482A99B"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1,419</w:t>
            </w:r>
          </w:p>
        </w:tc>
      </w:tr>
    </w:tbl>
    <w:p w:rsidRPr="00A348CA" w:rsidR="002B3D26" w:rsidP="002B3D26" w:rsidRDefault="002B3D26" w14:paraId="27A75954" w14:textId="77777777">
      <w:pPr>
        <w:pStyle w:val="Descripcin"/>
        <w:spacing w:before="120"/>
        <w:jc w:val="center"/>
        <w:rPr>
          <w:lang w:val="en-US"/>
        </w:rPr>
      </w:pPr>
      <w:bookmarkStart w:name="_Toc140232699" w:id="35"/>
      <w:r w:rsidRPr="00A348CA">
        <w:rPr>
          <w:lang w:val="en-US"/>
        </w:rPr>
        <w:t xml:space="preserve">Table </w:t>
      </w:r>
      <w:r w:rsidRPr="00A348CA">
        <w:rPr>
          <w:lang w:val="en-US"/>
        </w:rPr>
        <w:fldChar w:fldCharType="begin"/>
      </w:r>
      <w:r w:rsidRPr="00A348CA">
        <w:rPr>
          <w:lang w:val="en-US"/>
        </w:rPr>
        <w:instrText xml:space="preserve"> SEQ Table \* ARABIC </w:instrText>
      </w:r>
      <w:r w:rsidRPr="00A348CA">
        <w:rPr>
          <w:lang w:val="en-US"/>
        </w:rPr>
        <w:fldChar w:fldCharType="separate"/>
      </w:r>
      <w:r w:rsidRPr="00A348CA">
        <w:rPr>
          <w:lang w:val="en-US"/>
        </w:rPr>
        <w:t>10</w:t>
      </w:r>
      <w:r w:rsidRPr="00A348CA">
        <w:rPr>
          <w:lang w:val="en-US"/>
        </w:rPr>
        <w:fldChar w:fldCharType="end"/>
      </w:r>
      <w:r w:rsidRPr="00A348CA">
        <w:rPr>
          <w:lang w:val="en-US"/>
        </w:rPr>
        <w:t xml:space="preserve"> Substation 4 Configuration </w:t>
      </w:r>
      <w:proofErr w:type="spellStart"/>
      <w:r w:rsidRPr="00A348CA">
        <w:rPr>
          <w:lang w:val="en-US"/>
        </w:rPr>
        <w:t>Haunton</w:t>
      </w:r>
      <w:bookmarkEnd w:id="35"/>
      <w:proofErr w:type="spellEnd"/>
    </w:p>
    <w:tbl>
      <w:tblPr>
        <w:tblW w:w="6260" w:type="dxa"/>
        <w:tblInd w:w="1266" w:type="dxa"/>
        <w:tblCellMar>
          <w:left w:w="70" w:type="dxa"/>
          <w:right w:w="70" w:type="dxa"/>
        </w:tblCellMar>
        <w:tblLook w:val="04A0" w:firstRow="1" w:lastRow="0" w:firstColumn="1" w:lastColumn="0" w:noHBand="0" w:noVBand="1"/>
      </w:tblPr>
      <w:tblGrid>
        <w:gridCol w:w="2133"/>
        <w:gridCol w:w="4127"/>
      </w:tblGrid>
      <w:tr w:rsidRPr="00A348CA" w:rsidR="002B3D26" w:rsidTr="002E3794" w14:paraId="4BE4B5D7" w14:textId="77777777">
        <w:trPr>
          <w:trHeight w:val="226"/>
        </w:trPr>
        <w:tc>
          <w:tcPr>
            <w:tcW w:w="6260" w:type="dxa"/>
            <w:gridSpan w:val="2"/>
            <w:tcBorders>
              <w:top w:val="single" w:color="000000" w:sz="8" w:space="0"/>
              <w:left w:val="single" w:color="000000" w:sz="8" w:space="0"/>
              <w:bottom w:val="single" w:color="000000" w:sz="8" w:space="0"/>
              <w:right w:val="single" w:color="000000" w:sz="8" w:space="0"/>
            </w:tcBorders>
            <w:shd w:val="clear" w:color="auto" w:fill="D9D9D9" w:themeFill="background1" w:themeFillShade="D9"/>
            <w:noWrap/>
            <w:vAlign w:val="center"/>
            <w:hideMark/>
          </w:tcPr>
          <w:p w:rsidRPr="00A348CA" w:rsidR="002B3D26" w:rsidP="002B3D26" w:rsidRDefault="002B3D26" w14:paraId="5A1AA97B" w14:textId="77777777">
            <w:pPr>
              <w:jc w:val="center"/>
              <w:rPr>
                <w:rFonts w:ascii="Calibri" w:hAnsi="Calibri" w:eastAsia="Times New Roman" w:cs="Calibri"/>
                <w:b/>
                <w:bCs/>
                <w:color w:val="000000"/>
                <w:sz w:val="22"/>
                <w:lang w:val="en-US" w:eastAsia="es-ES"/>
              </w:rPr>
            </w:pPr>
            <w:r w:rsidRPr="00A348CA">
              <w:rPr>
                <w:rFonts w:ascii="Calibri" w:hAnsi="Calibri" w:eastAsia="Times New Roman" w:cs="Calibri"/>
                <w:b/>
                <w:bCs/>
                <w:color w:val="000000"/>
                <w:sz w:val="22"/>
                <w:lang w:val="en-US" w:eastAsia="es-ES"/>
              </w:rPr>
              <w:t>SUBSTATION 5</w:t>
            </w:r>
          </w:p>
        </w:tc>
      </w:tr>
      <w:tr w:rsidRPr="00A348CA" w:rsidR="002B3D26" w:rsidTr="00E839F2" w14:paraId="34BE15BA" w14:textId="77777777">
        <w:trPr>
          <w:trHeight w:val="275"/>
        </w:trPr>
        <w:tc>
          <w:tcPr>
            <w:tcW w:w="2133"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2020D100"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Transformer</w:t>
            </w:r>
          </w:p>
        </w:tc>
        <w:tc>
          <w:tcPr>
            <w:tcW w:w="4126"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25FEA2F3"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8960 KVA</w:t>
            </w:r>
          </w:p>
        </w:tc>
      </w:tr>
      <w:tr w:rsidRPr="00A348CA" w:rsidR="002B3D26" w:rsidTr="00E839F2" w14:paraId="2EC22B8D" w14:textId="77777777">
        <w:trPr>
          <w:trHeight w:val="275"/>
        </w:trPr>
        <w:tc>
          <w:tcPr>
            <w:tcW w:w="2133"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7B54450D"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w:t>
            </w:r>
          </w:p>
        </w:tc>
        <w:tc>
          <w:tcPr>
            <w:tcW w:w="4126"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6AEA04AC" w14:textId="77777777">
            <w:pPr>
              <w:jc w:val="center"/>
              <w:rPr>
                <w:rFonts w:ascii="Calibri" w:hAnsi="Calibri" w:eastAsia="Times New Roman" w:cs="Calibri"/>
                <w:color w:val="000000"/>
                <w:sz w:val="22"/>
                <w:lang w:val="en-US" w:eastAsia="es-ES"/>
              </w:rPr>
            </w:pPr>
            <w:proofErr w:type="spellStart"/>
            <w:r w:rsidRPr="00A348CA">
              <w:rPr>
                <w:rFonts w:ascii="Calibri" w:hAnsi="Calibri" w:eastAsia="Times New Roman" w:cs="Calibri"/>
                <w:color w:val="000000"/>
                <w:sz w:val="22"/>
                <w:lang w:val="en-US" w:eastAsia="es-ES"/>
              </w:rPr>
              <w:t>Jinko</w:t>
            </w:r>
            <w:proofErr w:type="spellEnd"/>
            <w:r w:rsidRPr="00A348CA">
              <w:rPr>
                <w:rFonts w:ascii="Calibri" w:hAnsi="Calibri" w:eastAsia="Times New Roman" w:cs="Calibri"/>
                <w:color w:val="000000"/>
                <w:sz w:val="22"/>
                <w:lang w:val="en-US" w:eastAsia="es-ES"/>
              </w:rPr>
              <w:t xml:space="preserve"> Tiger Neo N-type 72HL4-BDV 570 WP</w:t>
            </w:r>
          </w:p>
        </w:tc>
      </w:tr>
      <w:tr w:rsidRPr="008068F4" w:rsidR="002B3D26" w:rsidTr="00E839F2" w14:paraId="70F101F8" w14:textId="77777777">
        <w:trPr>
          <w:trHeight w:val="275"/>
        </w:trPr>
        <w:tc>
          <w:tcPr>
            <w:tcW w:w="2133"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6A0D9DCE"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Inverter</w:t>
            </w:r>
          </w:p>
        </w:tc>
        <w:tc>
          <w:tcPr>
            <w:tcW w:w="4126"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276BE305"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27 x </w:t>
            </w:r>
            <w:proofErr w:type="spellStart"/>
            <w:r w:rsidRPr="00A348CA">
              <w:rPr>
                <w:rFonts w:ascii="Calibri" w:hAnsi="Calibri" w:eastAsia="Times New Roman" w:cs="Calibri"/>
                <w:color w:val="000000"/>
                <w:sz w:val="22"/>
                <w:lang w:val="en-US" w:eastAsia="es-ES"/>
              </w:rPr>
              <w:t>Sungrow</w:t>
            </w:r>
            <w:proofErr w:type="spellEnd"/>
            <w:r w:rsidRPr="00A348CA">
              <w:rPr>
                <w:rFonts w:ascii="Calibri" w:hAnsi="Calibri" w:eastAsia="Times New Roman" w:cs="Calibri"/>
                <w:color w:val="000000"/>
                <w:sz w:val="22"/>
                <w:lang w:val="en-US" w:eastAsia="es-ES"/>
              </w:rPr>
              <w:t xml:space="preserve"> SG350HX (320 kVA @40ºC)</w:t>
            </w:r>
          </w:p>
        </w:tc>
      </w:tr>
      <w:tr w:rsidRPr="00A348CA" w:rsidR="002B3D26" w:rsidTr="00E839F2" w14:paraId="73F626E1" w14:textId="77777777">
        <w:trPr>
          <w:trHeight w:val="275"/>
        </w:trPr>
        <w:tc>
          <w:tcPr>
            <w:tcW w:w="2133"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68E5680C"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 / String</w:t>
            </w:r>
          </w:p>
        </w:tc>
        <w:tc>
          <w:tcPr>
            <w:tcW w:w="4126"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43D5965C"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27 Modules</w:t>
            </w:r>
          </w:p>
        </w:tc>
      </w:tr>
      <w:tr w:rsidRPr="00A348CA" w:rsidR="002B3D26" w:rsidTr="00E839F2" w14:paraId="698F98FC" w14:textId="77777777">
        <w:trPr>
          <w:trHeight w:val="264"/>
        </w:trPr>
        <w:tc>
          <w:tcPr>
            <w:tcW w:w="2133" w:type="dxa"/>
            <w:vMerge w:val="restart"/>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453E6F50"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Nº Strings</w:t>
            </w:r>
          </w:p>
        </w:tc>
        <w:tc>
          <w:tcPr>
            <w:tcW w:w="4126" w:type="dxa"/>
            <w:tcBorders>
              <w:top w:val="nil"/>
              <w:left w:val="nil"/>
              <w:bottom w:val="nil"/>
              <w:right w:val="single" w:color="000000" w:sz="8" w:space="0"/>
            </w:tcBorders>
            <w:shd w:val="clear" w:color="auto" w:fill="auto"/>
            <w:noWrap/>
            <w:vAlign w:val="center"/>
            <w:hideMark/>
          </w:tcPr>
          <w:p w:rsidRPr="00A348CA" w:rsidR="002B3D26" w:rsidP="002B3D26" w:rsidRDefault="002B3D26" w14:paraId="0741275C"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14 inverters x 29 string</w:t>
            </w:r>
          </w:p>
        </w:tc>
      </w:tr>
      <w:tr w:rsidRPr="00A348CA" w:rsidR="002B3D26" w:rsidTr="00E839F2" w14:paraId="3B66DABE" w14:textId="77777777">
        <w:trPr>
          <w:trHeight w:val="264"/>
        </w:trPr>
        <w:tc>
          <w:tcPr>
            <w:tcW w:w="2133" w:type="dxa"/>
            <w:vMerge/>
            <w:tcBorders>
              <w:top w:val="nil"/>
              <w:left w:val="single" w:color="auto" w:sz="8" w:space="0"/>
              <w:bottom w:val="single" w:color="000000" w:sz="8" w:space="0"/>
              <w:right w:val="single" w:color="auto" w:sz="8" w:space="0"/>
            </w:tcBorders>
            <w:vAlign w:val="center"/>
            <w:hideMark/>
          </w:tcPr>
          <w:p w:rsidRPr="00A348CA" w:rsidR="002B3D26" w:rsidP="002B3D26" w:rsidRDefault="002B3D26" w14:paraId="44ECEDF6" w14:textId="77777777">
            <w:pPr>
              <w:jc w:val="left"/>
              <w:rPr>
                <w:rFonts w:ascii="Calibri" w:hAnsi="Calibri" w:eastAsia="Times New Roman" w:cs="Calibri"/>
                <w:color w:val="000000"/>
                <w:sz w:val="22"/>
                <w:lang w:val="en-US" w:eastAsia="es-ES"/>
              </w:rPr>
            </w:pPr>
          </w:p>
        </w:tc>
        <w:tc>
          <w:tcPr>
            <w:tcW w:w="4126" w:type="dxa"/>
            <w:tcBorders>
              <w:top w:val="nil"/>
              <w:left w:val="nil"/>
              <w:bottom w:val="nil"/>
              <w:right w:val="single" w:color="000000" w:sz="8" w:space="0"/>
            </w:tcBorders>
            <w:shd w:val="clear" w:color="auto" w:fill="auto"/>
            <w:noWrap/>
            <w:vAlign w:val="center"/>
            <w:hideMark/>
          </w:tcPr>
          <w:p w:rsidRPr="00A348CA" w:rsidR="002B3D26" w:rsidP="002B3D26" w:rsidRDefault="002B3D26" w14:paraId="5071DE38"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13 inverters x 30 string</w:t>
            </w:r>
          </w:p>
        </w:tc>
      </w:tr>
      <w:tr w:rsidRPr="00A348CA" w:rsidR="002B3D26" w:rsidTr="00E839F2" w14:paraId="08A1EF0C" w14:textId="77777777">
        <w:trPr>
          <w:trHeight w:val="275"/>
        </w:trPr>
        <w:tc>
          <w:tcPr>
            <w:tcW w:w="2133" w:type="dxa"/>
            <w:vMerge/>
            <w:tcBorders>
              <w:top w:val="nil"/>
              <w:left w:val="single" w:color="auto" w:sz="8" w:space="0"/>
              <w:bottom w:val="single" w:color="000000" w:sz="8" w:space="0"/>
              <w:right w:val="single" w:color="auto" w:sz="8" w:space="0"/>
            </w:tcBorders>
            <w:vAlign w:val="center"/>
            <w:hideMark/>
          </w:tcPr>
          <w:p w:rsidRPr="00A348CA" w:rsidR="002B3D26" w:rsidP="002B3D26" w:rsidRDefault="002B3D26" w14:paraId="73E2810A" w14:textId="77777777">
            <w:pPr>
              <w:jc w:val="left"/>
              <w:rPr>
                <w:rFonts w:ascii="Calibri" w:hAnsi="Calibri" w:eastAsia="Times New Roman" w:cs="Calibri"/>
                <w:color w:val="000000"/>
                <w:sz w:val="22"/>
                <w:lang w:val="en-US" w:eastAsia="es-ES"/>
              </w:rPr>
            </w:pPr>
          </w:p>
        </w:tc>
        <w:tc>
          <w:tcPr>
            <w:tcW w:w="4126"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537D4A8D"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796</w:t>
            </w:r>
          </w:p>
        </w:tc>
      </w:tr>
      <w:tr w:rsidRPr="008068F4" w:rsidR="002B3D26" w:rsidTr="00E839F2" w14:paraId="01C63D95" w14:textId="77777777">
        <w:trPr>
          <w:trHeight w:val="275"/>
        </w:trPr>
        <w:tc>
          <w:tcPr>
            <w:tcW w:w="2133"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475C6172"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DC Capacity</w:t>
            </w:r>
          </w:p>
        </w:tc>
        <w:tc>
          <w:tcPr>
            <w:tcW w:w="4126"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3E133432"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796 x 27 Modules x 570 W -&gt; 12.250,44 kW</w:t>
            </w:r>
          </w:p>
        </w:tc>
      </w:tr>
      <w:tr w:rsidRPr="00A348CA" w:rsidR="002B3D26" w:rsidTr="00E839F2" w14:paraId="0402DAE2" w14:textId="77777777">
        <w:trPr>
          <w:trHeight w:val="275"/>
        </w:trPr>
        <w:tc>
          <w:tcPr>
            <w:tcW w:w="2133"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2D352152"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AC Capacity</w:t>
            </w:r>
          </w:p>
        </w:tc>
        <w:tc>
          <w:tcPr>
            <w:tcW w:w="4126"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6A4C165D"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 27 Inverters x 320 kVA -&gt; 8.640 kVA</w:t>
            </w:r>
          </w:p>
        </w:tc>
      </w:tr>
      <w:tr w:rsidRPr="00A348CA" w:rsidR="002B3D26" w:rsidTr="00E839F2" w14:paraId="6EACA5FC" w14:textId="77777777">
        <w:trPr>
          <w:trHeight w:val="275"/>
        </w:trPr>
        <w:tc>
          <w:tcPr>
            <w:tcW w:w="2133" w:type="dxa"/>
            <w:tcBorders>
              <w:top w:val="nil"/>
              <w:left w:val="single" w:color="auto" w:sz="8" w:space="0"/>
              <w:bottom w:val="single" w:color="auto" w:sz="8" w:space="0"/>
              <w:right w:val="single" w:color="auto" w:sz="8" w:space="0"/>
            </w:tcBorders>
            <w:shd w:val="clear" w:color="auto" w:fill="auto"/>
            <w:noWrap/>
            <w:vAlign w:val="center"/>
            <w:hideMark/>
          </w:tcPr>
          <w:p w:rsidRPr="00A348CA" w:rsidR="002B3D26" w:rsidP="002B3D26" w:rsidRDefault="002B3D26" w14:paraId="7C93D58F"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DC/AC Ratio (@40ºC)</w:t>
            </w:r>
          </w:p>
        </w:tc>
        <w:tc>
          <w:tcPr>
            <w:tcW w:w="4126"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4E74B766"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1,418</w:t>
            </w:r>
          </w:p>
        </w:tc>
      </w:tr>
    </w:tbl>
    <w:p w:rsidRPr="00A348CA" w:rsidR="002B3D26" w:rsidP="002B3D26" w:rsidRDefault="002B3D26" w14:paraId="70689DE5" w14:textId="77777777">
      <w:pPr>
        <w:pStyle w:val="Descripcin"/>
        <w:spacing w:before="120"/>
        <w:jc w:val="center"/>
        <w:rPr>
          <w:lang w:val="en-US"/>
        </w:rPr>
      </w:pPr>
      <w:bookmarkStart w:name="_Toc140232700" w:id="36"/>
      <w:r w:rsidRPr="00A348CA">
        <w:rPr>
          <w:lang w:val="en-US"/>
        </w:rPr>
        <w:t xml:space="preserve">Table </w:t>
      </w:r>
      <w:r w:rsidRPr="00A348CA">
        <w:rPr>
          <w:lang w:val="en-US"/>
        </w:rPr>
        <w:fldChar w:fldCharType="begin"/>
      </w:r>
      <w:r w:rsidRPr="00A348CA">
        <w:rPr>
          <w:lang w:val="en-US"/>
        </w:rPr>
        <w:instrText xml:space="preserve"> SEQ Table \* ARABIC </w:instrText>
      </w:r>
      <w:r w:rsidRPr="00A348CA">
        <w:rPr>
          <w:lang w:val="en-US"/>
        </w:rPr>
        <w:fldChar w:fldCharType="separate"/>
      </w:r>
      <w:r w:rsidRPr="00A348CA">
        <w:rPr>
          <w:lang w:val="en-US"/>
        </w:rPr>
        <w:t>11</w:t>
      </w:r>
      <w:r w:rsidRPr="00A348CA">
        <w:rPr>
          <w:lang w:val="en-US"/>
        </w:rPr>
        <w:fldChar w:fldCharType="end"/>
      </w:r>
      <w:r w:rsidRPr="00A348CA">
        <w:rPr>
          <w:lang w:val="en-US"/>
        </w:rPr>
        <w:t xml:space="preserve"> Substation 5 Configuration </w:t>
      </w:r>
      <w:proofErr w:type="spellStart"/>
      <w:r w:rsidRPr="00A348CA">
        <w:rPr>
          <w:lang w:val="en-US"/>
        </w:rPr>
        <w:t>Haunton</w:t>
      </w:r>
      <w:bookmarkEnd w:id="36"/>
      <w:proofErr w:type="spellEnd"/>
    </w:p>
    <w:tbl>
      <w:tblPr>
        <w:tblW w:w="6353" w:type="dxa"/>
        <w:tblInd w:w="1266" w:type="dxa"/>
        <w:tblCellMar>
          <w:left w:w="70" w:type="dxa"/>
          <w:right w:w="70" w:type="dxa"/>
        </w:tblCellMar>
        <w:tblLook w:val="04A0" w:firstRow="1" w:lastRow="0" w:firstColumn="1" w:lastColumn="0" w:noHBand="0" w:noVBand="1"/>
      </w:tblPr>
      <w:tblGrid>
        <w:gridCol w:w="2165"/>
        <w:gridCol w:w="4188"/>
      </w:tblGrid>
      <w:tr w:rsidRPr="00A348CA" w:rsidR="002B3D26" w:rsidTr="002E3794" w14:paraId="1EDDCECA" w14:textId="77777777">
        <w:trPr>
          <w:trHeight w:val="279"/>
        </w:trPr>
        <w:tc>
          <w:tcPr>
            <w:tcW w:w="6353" w:type="dxa"/>
            <w:gridSpan w:val="2"/>
            <w:tcBorders>
              <w:top w:val="single" w:color="000000" w:sz="8" w:space="0"/>
              <w:left w:val="single" w:color="000000" w:sz="8" w:space="0"/>
              <w:bottom w:val="single" w:color="000000" w:sz="8" w:space="0"/>
              <w:right w:val="single" w:color="000000" w:sz="8" w:space="0"/>
            </w:tcBorders>
            <w:shd w:val="clear" w:color="auto" w:fill="D9D9D9" w:themeFill="background1" w:themeFillShade="D9"/>
            <w:noWrap/>
            <w:vAlign w:val="center"/>
            <w:hideMark/>
          </w:tcPr>
          <w:p w:rsidRPr="00A348CA" w:rsidR="002B3D26" w:rsidP="002B3D26" w:rsidRDefault="002B3D26" w14:paraId="787E4303" w14:textId="77777777">
            <w:pPr>
              <w:jc w:val="center"/>
              <w:rPr>
                <w:rFonts w:ascii="Calibri" w:hAnsi="Calibri" w:eastAsia="Times New Roman" w:cs="Calibri"/>
                <w:b/>
                <w:bCs/>
                <w:color w:val="000000"/>
                <w:sz w:val="22"/>
                <w:lang w:val="en-US" w:eastAsia="es-ES"/>
              </w:rPr>
            </w:pPr>
            <w:r w:rsidRPr="00A348CA">
              <w:rPr>
                <w:rFonts w:ascii="Calibri" w:hAnsi="Calibri" w:eastAsia="Times New Roman" w:cs="Calibri"/>
                <w:b/>
                <w:bCs/>
                <w:color w:val="000000"/>
                <w:sz w:val="22"/>
                <w:lang w:val="en-US" w:eastAsia="es-ES"/>
              </w:rPr>
              <w:t>SUBSTATION 6</w:t>
            </w:r>
          </w:p>
        </w:tc>
      </w:tr>
      <w:tr w:rsidRPr="00A348CA" w:rsidR="002B3D26" w:rsidTr="00E839F2" w14:paraId="2A86FD20" w14:textId="77777777">
        <w:trPr>
          <w:trHeight w:val="287"/>
        </w:trPr>
        <w:tc>
          <w:tcPr>
            <w:tcW w:w="2165"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3E52E93C"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Transformer</w:t>
            </w:r>
          </w:p>
        </w:tc>
        <w:tc>
          <w:tcPr>
            <w:tcW w:w="4187"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0DCA7213"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8960 KVA</w:t>
            </w:r>
          </w:p>
        </w:tc>
      </w:tr>
      <w:tr w:rsidRPr="00A348CA" w:rsidR="002B3D26" w:rsidTr="00E839F2" w14:paraId="621305BE" w14:textId="77777777">
        <w:trPr>
          <w:trHeight w:val="287"/>
        </w:trPr>
        <w:tc>
          <w:tcPr>
            <w:tcW w:w="2165"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17A96D46"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w:t>
            </w:r>
          </w:p>
        </w:tc>
        <w:tc>
          <w:tcPr>
            <w:tcW w:w="4187"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59D1D631" w14:textId="77777777">
            <w:pPr>
              <w:jc w:val="center"/>
              <w:rPr>
                <w:rFonts w:ascii="Calibri" w:hAnsi="Calibri" w:eastAsia="Times New Roman" w:cs="Calibri"/>
                <w:color w:val="000000"/>
                <w:sz w:val="22"/>
                <w:lang w:val="en-US" w:eastAsia="es-ES"/>
              </w:rPr>
            </w:pPr>
            <w:proofErr w:type="spellStart"/>
            <w:r w:rsidRPr="00A348CA">
              <w:rPr>
                <w:rFonts w:ascii="Calibri" w:hAnsi="Calibri" w:eastAsia="Times New Roman" w:cs="Calibri"/>
                <w:color w:val="000000"/>
                <w:sz w:val="22"/>
                <w:lang w:val="en-US" w:eastAsia="es-ES"/>
              </w:rPr>
              <w:t>Jinko</w:t>
            </w:r>
            <w:proofErr w:type="spellEnd"/>
            <w:r w:rsidRPr="00A348CA">
              <w:rPr>
                <w:rFonts w:ascii="Calibri" w:hAnsi="Calibri" w:eastAsia="Times New Roman" w:cs="Calibri"/>
                <w:color w:val="000000"/>
                <w:sz w:val="22"/>
                <w:lang w:val="en-US" w:eastAsia="es-ES"/>
              </w:rPr>
              <w:t xml:space="preserve"> Tiger Neo N-type 72HL4-BDV 570 WP</w:t>
            </w:r>
          </w:p>
        </w:tc>
      </w:tr>
      <w:tr w:rsidRPr="008068F4" w:rsidR="002B3D26" w:rsidTr="00E839F2" w14:paraId="0CE0759F" w14:textId="77777777">
        <w:trPr>
          <w:trHeight w:val="287"/>
        </w:trPr>
        <w:tc>
          <w:tcPr>
            <w:tcW w:w="2165"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0ED0321A"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Inverter</w:t>
            </w:r>
          </w:p>
        </w:tc>
        <w:tc>
          <w:tcPr>
            <w:tcW w:w="4187"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641ECE62"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26 x </w:t>
            </w:r>
            <w:proofErr w:type="spellStart"/>
            <w:r w:rsidRPr="00A348CA">
              <w:rPr>
                <w:rFonts w:ascii="Calibri" w:hAnsi="Calibri" w:eastAsia="Times New Roman" w:cs="Calibri"/>
                <w:color w:val="000000"/>
                <w:sz w:val="22"/>
                <w:lang w:val="en-US" w:eastAsia="es-ES"/>
              </w:rPr>
              <w:t>Sungrow</w:t>
            </w:r>
            <w:proofErr w:type="spellEnd"/>
            <w:r w:rsidRPr="00A348CA">
              <w:rPr>
                <w:rFonts w:ascii="Calibri" w:hAnsi="Calibri" w:eastAsia="Times New Roman" w:cs="Calibri"/>
                <w:color w:val="000000"/>
                <w:sz w:val="22"/>
                <w:lang w:val="en-US" w:eastAsia="es-ES"/>
              </w:rPr>
              <w:t xml:space="preserve"> SG350HX (320 kVA @40ºC)</w:t>
            </w:r>
          </w:p>
        </w:tc>
      </w:tr>
      <w:tr w:rsidRPr="00A348CA" w:rsidR="002B3D26" w:rsidTr="00E839F2" w14:paraId="277F1CD4" w14:textId="77777777">
        <w:trPr>
          <w:trHeight w:val="287"/>
        </w:trPr>
        <w:tc>
          <w:tcPr>
            <w:tcW w:w="2165"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1A0D1D72"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Modules / String</w:t>
            </w:r>
          </w:p>
        </w:tc>
        <w:tc>
          <w:tcPr>
            <w:tcW w:w="4187" w:type="dxa"/>
            <w:tcBorders>
              <w:top w:val="nil"/>
              <w:left w:val="nil"/>
              <w:bottom w:val="single" w:color="000000" w:sz="8" w:space="0"/>
              <w:right w:val="single" w:color="000000" w:sz="8" w:space="0"/>
            </w:tcBorders>
            <w:shd w:val="clear" w:color="auto" w:fill="auto"/>
            <w:noWrap/>
            <w:vAlign w:val="center"/>
            <w:hideMark/>
          </w:tcPr>
          <w:p w:rsidRPr="00A348CA" w:rsidR="002B3D26" w:rsidP="002B3D26" w:rsidRDefault="002B3D26" w14:paraId="042F593D"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27 Modules</w:t>
            </w:r>
          </w:p>
        </w:tc>
      </w:tr>
      <w:tr w:rsidRPr="00A348CA" w:rsidR="002B3D26" w:rsidTr="00E839F2" w14:paraId="2CFB5800" w14:textId="77777777">
        <w:trPr>
          <w:trHeight w:val="275"/>
        </w:trPr>
        <w:tc>
          <w:tcPr>
            <w:tcW w:w="2165" w:type="dxa"/>
            <w:vMerge w:val="restart"/>
            <w:tcBorders>
              <w:top w:val="single" w:color="auto" w:sz="4" w:space="0"/>
              <w:left w:val="single" w:color="auto" w:sz="8" w:space="0"/>
              <w:bottom w:val="single" w:color="auto" w:sz="4" w:space="0"/>
              <w:right w:val="single" w:color="auto" w:sz="8" w:space="0"/>
            </w:tcBorders>
            <w:shd w:val="clear" w:color="auto" w:fill="auto"/>
            <w:vAlign w:val="center"/>
            <w:hideMark/>
          </w:tcPr>
          <w:p w:rsidRPr="00A348CA" w:rsidR="002B3D26" w:rsidP="002B3D26" w:rsidRDefault="002B3D26" w14:paraId="5281B62C" w14:textId="77777777">
            <w:pPr>
              <w:jc w:val="left"/>
              <w:rPr>
                <w:rFonts w:eastAsia="Times New Roman" w:cs="Arial"/>
                <w:color w:val="000000"/>
                <w:sz w:val="20"/>
                <w:szCs w:val="20"/>
                <w:lang w:val="en-US" w:eastAsia="es-ES"/>
              </w:rPr>
            </w:pPr>
            <w:r w:rsidRPr="00A348CA">
              <w:rPr>
                <w:rFonts w:eastAsia="Times New Roman" w:cs="Arial"/>
                <w:color w:val="000000"/>
                <w:sz w:val="20"/>
                <w:szCs w:val="20"/>
                <w:lang w:val="en-US" w:eastAsia="es-ES"/>
              </w:rPr>
              <w:t>Nº Strings</w:t>
            </w:r>
          </w:p>
        </w:tc>
        <w:tc>
          <w:tcPr>
            <w:tcW w:w="4187" w:type="dxa"/>
            <w:tcBorders>
              <w:top w:val="nil"/>
              <w:left w:val="nil"/>
              <w:bottom w:val="nil"/>
              <w:right w:val="single" w:color="auto" w:sz="8" w:space="0"/>
            </w:tcBorders>
            <w:shd w:val="clear" w:color="auto" w:fill="auto"/>
            <w:noWrap/>
            <w:vAlign w:val="center"/>
            <w:hideMark/>
          </w:tcPr>
          <w:p w:rsidRPr="00A348CA" w:rsidR="002B3D26" w:rsidP="002B3D26" w:rsidRDefault="002B3D26" w14:paraId="5536A8EC" w14:textId="77777777">
            <w:pPr>
              <w:jc w:val="center"/>
              <w:rPr>
                <w:rFonts w:eastAsia="Times New Roman" w:cs="Arial"/>
                <w:color w:val="000000"/>
                <w:sz w:val="20"/>
                <w:szCs w:val="20"/>
                <w:lang w:val="en-US" w:eastAsia="es-ES"/>
              </w:rPr>
            </w:pPr>
            <w:r w:rsidRPr="00A348CA">
              <w:rPr>
                <w:rFonts w:eastAsia="Times New Roman" w:cs="Arial"/>
                <w:color w:val="000000"/>
                <w:sz w:val="20"/>
                <w:szCs w:val="20"/>
                <w:lang w:val="en-US" w:eastAsia="es-ES"/>
              </w:rPr>
              <w:t>10 inverters x 29 string</w:t>
            </w:r>
          </w:p>
        </w:tc>
      </w:tr>
      <w:tr w:rsidRPr="00A348CA" w:rsidR="002B3D26" w:rsidTr="00E839F2" w14:paraId="7E177392" w14:textId="77777777">
        <w:trPr>
          <w:trHeight w:val="275"/>
        </w:trPr>
        <w:tc>
          <w:tcPr>
            <w:tcW w:w="2165" w:type="dxa"/>
            <w:vMerge/>
            <w:tcBorders>
              <w:top w:val="single" w:color="auto" w:sz="4" w:space="0"/>
              <w:left w:val="single" w:color="auto" w:sz="8" w:space="0"/>
              <w:bottom w:val="single" w:color="auto" w:sz="4" w:space="0"/>
              <w:right w:val="single" w:color="auto" w:sz="8" w:space="0"/>
            </w:tcBorders>
            <w:vAlign w:val="center"/>
            <w:hideMark/>
          </w:tcPr>
          <w:p w:rsidRPr="00A348CA" w:rsidR="002B3D26" w:rsidP="002B3D26" w:rsidRDefault="002B3D26" w14:paraId="416BD1EA" w14:textId="77777777">
            <w:pPr>
              <w:jc w:val="left"/>
              <w:rPr>
                <w:rFonts w:eastAsia="Times New Roman" w:cs="Arial"/>
                <w:color w:val="000000"/>
                <w:sz w:val="20"/>
                <w:szCs w:val="20"/>
                <w:lang w:val="en-US" w:eastAsia="es-ES"/>
              </w:rPr>
            </w:pPr>
          </w:p>
        </w:tc>
        <w:tc>
          <w:tcPr>
            <w:tcW w:w="4187" w:type="dxa"/>
            <w:tcBorders>
              <w:top w:val="nil"/>
              <w:left w:val="nil"/>
              <w:bottom w:val="nil"/>
              <w:right w:val="single" w:color="auto" w:sz="8" w:space="0"/>
            </w:tcBorders>
            <w:shd w:val="clear" w:color="auto" w:fill="auto"/>
            <w:noWrap/>
            <w:vAlign w:val="center"/>
            <w:hideMark/>
          </w:tcPr>
          <w:p w:rsidRPr="00A348CA" w:rsidR="002B3D26" w:rsidP="002B3D26" w:rsidRDefault="002B3D26" w14:paraId="6060D6A5" w14:textId="77777777">
            <w:pPr>
              <w:jc w:val="center"/>
              <w:rPr>
                <w:rFonts w:eastAsia="Times New Roman" w:cs="Arial"/>
                <w:color w:val="000000"/>
                <w:sz w:val="20"/>
                <w:szCs w:val="20"/>
                <w:lang w:val="en-US" w:eastAsia="es-ES"/>
              </w:rPr>
            </w:pPr>
            <w:r w:rsidRPr="00A348CA">
              <w:rPr>
                <w:rFonts w:eastAsia="Times New Roman" w:cs="Arial"/>
                <w:color w:val="000000"/>
                <w:sz w:val="20"/>
                <w:szCs w:val="20"/>
                <w:lang w:val="en-US" w:eastAsia="es-ES"/>
              </w:rPr>
              <w:t>16 inverters x 30 string</w:t>
            </w:r>
          </w:p>
        </w:tc>
      </w:tr>
      <w:tr w:rsidRPr="00A348CA" w:rsidR="002B3D26" w:rsidTr="00E839F2" w14:paraId="1BD23FD4" w14:textId="77777777">
        <w:trPr>
          <w:trHeight w:val="287"/>
        </w:trPr>
        <w:tc>
          <w:tcPr>
            <w:tcW w:w="2165" w:type="dxa"/>
            <w:vMerge/>
            <w:tcBorders>
              <w:top w:val="single" w:color="auto" w:sz="4" w:space="0"/>
              <w:left w:val="single" w:color="auto" w:sz="8" w:space="0"/>
              <w:bottom w:val="single" w:color="auto" w:sz="4" w:space="0"/>
              <w:right w:val="single" w:color="auto" w:sz="8" w:space="0"/>
            </w:tcBorders>
            <w:vAlign w:val="center"/>
            <w:hideMark/>
          </w:tcPr>
          <w:p w:rsidRPr="00A348CA" w:rsidR="002B3D26" w:rsidP="002B3D26" w:rsidRDefault="002B3D26" w14:paraId="64B99D00" w14:textId="77777777">
            <w:pPr>
              <w:jc w:val="left"/>
              <w:rPr>
                <w:rFonts w:eastAsia="Times New Roman" w:cs="Arial"/>
                <w:color w:val="000000"/>
                <w:sz w:val="20"/>
                <w:szCs w:val="20"/>
                <w:lang w:val="en-US" w:eastAsia="es-ES"/>
              </w:rPr>
            </w:pPr>
          </w:p>
        </w:tc>
        <w:tc>
          <w:tcPr>
            <w:tcW w:w="4187" w:type="dxa"/>
            <w:tcBorders>
              <w:top w:val="nil"/>
              <w:left w:val="nil"/>
              <w:bottom w:val="nil"/>
              <w:right w:val="single" w:color="auto" w:sz="8" w:space="0"/>
            </w:tcBorders>
            <w:shd w:val="clear" w:color="auto" w:fill="auto"/>
            <w:noWrap/>
            <w:vAlign w:val="center"/>
            <w:hideMark/>
          </w:tcPr>
          <w:p w:rsidRPr="00A348CA" w:rsidR="002B3D26" w:rsidP="002B3D26" w:rsidRDefault="002B3D26" w14:paraId="3FC8F7AB" w14:textId="77777777">
            <w:pPr>
              <w:jc w:val="center"/>
              <w:rPr>
                <w:rFonts w:eastAsia="Times New Roman" w:cs="Arial"/>
                <w:color w:val="000000"/>
                <w:sz w:val="20"/>
                <w:szCs w:val="20"/>
                <w:lang w:val="en-US" w:eastAsia="es-ES"/>
              </w:rPr>
            </w:pPr>
            <w:r w:rsidRPr="00A348CA">
              <w:rPr>
                <w:rFonts w:eastAsia="Times New Roman" w:cs="Arial"/>
                <w:color w:val="000000"/>
                <w:sz w:val="20"/>
                <w:szCs w:val="20"/>
                <w:lang w:val="en-US" w:eastAsia="es-ES"/>
              </w:rPr>
              <w:t>770</w:t>
            </w:r>
          </w:p>
        </w:tc>
      </w:tr>
      <w:tr w:rsidRPr="008068F4" w:rsidR="002B3D26" w:rsidTr="00E839F2" w14:paraId="27A3E1F5" w14:textId="77777777">
        <w:trPr>
          <w:trHeight w:val="287"/>
        </w:trPr>
        <w:tc>
          <w:tcPr>
            <w:tcW w:w="2165" w:type="dxa"/>
            <w:tcBorders>
              <w:top w:val="single" w:color="auto" w:sz="8" w:space="0"/>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6BE76049"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DC Capacity</w:t>
            </w:r>
          </w:p>
        </w:tc>
        <w:tc>
          <w:tcPr>
            <w:tcW w:w="4187" w:type="dxa"/>
            <w:tcBorders>
              <w:top w:val="single" w:color="auto" w:sz="8" w:space="0"/>
              <w:left w:val="nil"/>
              <w:bottom w:val="single" w:color="000000" w:sz="8" w:space="0"/>
              <w:right w:val="single" w:color="auto" w:sz="8" w:space="0"/>
            </w:tcBorders>
            <w:shd w:val="clear" w:color="auto" w:fill="auto"/>
            <w:noWrap/>
            <w:vAlign w:val="center"/>
            <w:hideMark/>
          </w:tcPr>
          <w:p w:rsidRPr="00A348CA" w:rsidR="002B3D26" w:rsidP="002B3D26" w:rsidRDefault="002B3D26" w14:paraId="2665BA2C"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770 x 27 Modules x 570 W -&gt; 11.850,30 kW</w:t>
            </w:r>
          </w:p>
        </w:tc>
      </w:tr>
      <w:tr w:rsidRPr="00A348CA" w:rsidR="002B3D26" w:rsidTr="00E839F2" w14:paraId="77898B11" w14:textId="77777777">
        <w:trPr>
          <w:trHeight w:val="287"/>
        </w:trPr>
        <w:tc>
          <w:tcPr>
            <w:tcW w:w="2165" w:type="dxa"/>
            <w:tcBorders>
              <w:top w:val="nil"/>
              <w:left w:val="single" w:color="auto" w:sz="8" w:space="0"/>
              <w:bottom w:val="single" w:color="000000" w:sz="8" w:space="0"/>
              <w:right w:val="single" w:color="auto" w:sz="8" w:space="0"/>
            </w:tcBorders>
            <w:shd w:val="clear" w:color="auto" w:fill="auto"/>
            <w:noWrap/>
            <w:vAlign w:val="center"/>
            <w:hideMark/>
          </w:tcPr>
          <w:p w:rsidRPr="00A348CA" w:rsidR="002B3D26" w:rsidP="002B3D26" w:rsidRDefault="002B3D26" w14:paraId="552041C7"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Total AC Capacity</w:t>
            </w:r>
          </w:p>
        </w:tc>
        <w:tc>
          <w:tcPr>
            <w:tcW w:w="4187" w:type="dxa"/>
            <w:tcBorders>
              <w:top w:val="nil"/>
              <w:left w:val="nil"/>
              <w:bottom w:val="single" w:color="000000" w:sz="8" w:space="0"/>
              <w:right w:val="single" w:color="auto" w:sz="8" w:space="0"/>
            </w:tcBorders>
            <w:shd w:val="clear" w:color="auto" w:fill="auto"/>
            <w:noWrap/>
            <w:vAlign w:val="center"/>
            <w:hideMark/>
          </w:tcPr>
          <w:p w:rsidRPr="00A348CA" w:rsidR="002B3D26" w:rsidP="002B3D26" w:rsidRDefault="002B3D26" w14:paraId="51885DF6"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 xml:space="preserve"> 26 Inverters x 320 kVA -&gt; 8.320 kVA</w:t>
            </w:r>
          </w:p>
        </w:tc>
      </w:tr>
      <w:tr w:rsidRPr="00A348CA" w:rsidR="002B3D26" w:rsidTr="00E839F2" w14:paraId="1DF171FC" w14:textId="77777777">
        <w:trPr>
          <w:trHeight w:val="287"/>
        </w:trPr>
        <w:tc>
          <w:tcPr>
            <w:tcW w:w="2165" w:type="dxa"/>
            <w:tcBorders>
              <w:top w:val="nil"/>
              <w:left w:val="single" w:color="auto" w:sz="8" w:space="0"/>
              <w:bottom w:val="single" w:color="auto" w:sz="8" w:space="0"/>
              <w:right w:val="single" w:color="auto" w:sz="8" w:space="0"/>
            </w:tcBorders>
            <w:shd w:val="clear" w:color="auto" w:fill="auto"/>
            <w:noWrap/>
            <w:vAlign w:val="center"/>
            <w:hideMark/>
          </w:tcPr>
          <w:p w:rsidRPr="00A348CA" w:rsidR="002B3D26" w:rsidP="002B3D26" w:rsidRDefault="002B3D26" w14:paraId="72A9102C" w14:textId="77777777">
            <w:pPr>
              <w:jc w:val="left"/>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DC/AC Ratio (@40ºC)</w:t>
            </w:r>
          </w:p>
        </w:tc>
        <w:tc>
          <w:tcPr>
            <w:tcW w:w="4187" w:type="dxa"/>
            <w:tcBorders>
              <w:top w:val="nil"/>
              <w:left w:val="nil"/>
              <w:bottom w:val="single" w:color="auto" w:sz="8" w:space="0"/>
              <w:right w:val="single" w:color="auto" w:sz="8" w:space="0"/>
            </w:tcBorders>
            <w:shd w:val="clear" w:color="auto" w:fill="auto"/>
            <w:noWrap/>
            <w:vAlign w:val="center"/>
            <w:hideMark/>
          </w:tcPr>
          <w:p w:rsidRPr="00A348CA" w:rsidR="002B3D26" w:rsidP="002B3D26" w:rsidRDefault="002B3D26" w14:paraId="5ADE51B5" w14:textId="77777777">
            <w:pPr>
              <w:jc w:val="center"/>
              <w:rPr>
                <w:rFonts w:ascii="Calibri" w:hAnsi="Calibri" w:eastAsia="Times New Roman" w:cs="Calibri"/>
                <w:color w:val="000000"/>
                <w:sz w:val="22"/>
                <w:lang w:val="en-US" w:eastAsia="es-ES"/>
              </w:rPr>
            </w:pPr>
            <w:r w:rsidRPr="00A348CA">
              <w:rPr>
                <w:rFonts w:ascii="Calibri" w:hAnsi="Calibri" w:eastAsia="Times New Roman" w:cs="Calibri"/>
                <w:color w:val="000000"/>
                <w:sz w:val="22"/>
                <w:lang w:val="en-US" w:eastAsia="es-ES"/>
              </w:rPr>
              <w:t>1,424</w:t>
            </w:r>
          </w:p>
        </w:tc>
      </w:tr>
    </w:tbl>
    <w:p w:rsidRPr="00A348CA" w:rsidR="002B3D26" w:rsidP="002B3D26" w:rsidRDefault="002B3D26" w14:paraId="52AE933B" w14:textId="77777777">
      <w:pPr>
        <w:pStyle w:val="Descripcin"/>
        <w:spacing w:before="120"/>
        <w:jc w:val="center"/>
        <w:rPr>
          <w:lang w:val="en-US"/>
        </w:rPr>
      </w:pPr>
      <w:bookmarkStart w:name="_Toc140232701" w:id="37"/>
      <w:r w:rsidRPr="00A348CA">
        <w:rPr>
          <w:lang w:val="en-US"/>
        </w:rPr>
        <w:t xml:space="preserve">Table </w:t>
      </w:r>
      <w:r w:rsidRPr="00A348CA">
        <w:rPr>
          <w:lang w:val="en-US"/>
        </w:rPr>
        <w:fldChar w:fldCharType="begin"/>
      </w:r>
      <w:r w:rsidRPr="00A348CA">
        <w:rPr>
          <w:lang w:val="en-US"/>
        </w:rPr>
        <w:instrText xml:space="preserve"> SEQ Table \* ARABIC </w:instrText>
      </w:r>
      <w:r w:rsidRPr="00A348CA">
        <w:rPr>
          <w:lang w:val="en-US"/>
        </w:rPr>
        <w:fldChar w:fldCharType="separate"/>
      </w:r>
      <w:r w:rsidRPr="00A348CA">
        <w:rPr>
          <w:noProof/>
          <w:lang w:val="en-US"/>
        </w:rPr>
        <w:t>12</w:t>
      </w:r>
      <w:r w:rsidRPr="00A348CA">
        <w:rPr>
          <w:lang w:val="en-US"/>
        </w:rPr>
        <w:fldChar w:fldCharType="end"/>
      </w:r>
      <w:r w:rsidRPr="00A348CA">
        <w:rPr>
          <w:lang w:val="en-US"/>
        </w:rPr>
        <w:t xml:space="preserve"> Substation 6 Configuration </w:t>
      </w:r>
      <w:proofErr w:type="spellStart"/>
      <w:r w:rsidRPr="00A348CA">
        <w:rPr>
          <w:lang w:val="en-US"/>
        </w:rPr>
        <w:t>Haunton</w:t>
      </w:r>
      <w:bookmarkEnd w:id="37"/>
      <w:proofErr w:type="spellEnd"/>
    </w:p>
    <w:p w:rsidRPr="00A348CA" w:rsidR="00642BF1" w:rsidP="007D326D" w:rsidRDefault="00642BF1" w14:paraId="67B42B79" w14:textId="4A057591">
      <w:pPr>
        <w:pStyle w:val="L-bala"/>
        <w:numPr>
          <w:ilvl w:val="0"/>
          <w:numId w:val="0"/>
        </w:numPr>
        <w:ind w:left="567"/>
        <w:rPr>
          <w:lang w:val="en-US"/>
        </w:rPr>
      </w:pPr>
      <w:r w:rsidRPr="00A348CA">
        <w:rPr>
          <w:lang w:val="en-US"/>
        </w:rPr>
        <w:br w:type="page"/>
      </w:r>
    </w:p>
    <w:p w:rsidRPr="00A348CA" w:rsidR="009D5C6E" w:rsidP="009D5C6E" w:rsidRDefault="003E2E2C" w14:paraId="0C61D6D5" w14:textId="0AC06C30">
      <w:pPr>
        <w:pStyle w:val="Ttulo1"/>
        <w:rPr>
          <w:lang w:val="en-US"/>
        </w:rPr>
      </w:pPr>
      <w:bookmarkStart w:name="_Toc140232943" w:id="38"/>
      <w:r w:rsidRPr="00A348CA">
        <w:rPr>
          <w:lang w:val="en-US"/>
        </w:rPr>
        <w:t>PV PLANT CHARACTERISTICS</w:t>
      </w:r>
      <w:bookmarkEnd w:id="38"/>
    </w:p>
    <w:p w:rsidR="009D10E2" w:rsidP="003F096A" w:rsidRDefault="00B71D38" w14:paraId="17AC5C5D" w14:textId="77777777">
      <w:pPr>
        <w:pStyle w:val="Prrafo"/>
        <w:ind w:left="426"/>
        <w:rPr>
          <w:rFonts w:asciiTheme="minorHAnsi" w:hAnsiTheme="minorHAnsi" w:cstheme="minorHAnsi"/>
          <w:lang w:val="en-US"/>
        </w:rPr>
      </w:pPr>
      <w:r w:rsidRPr="00A348CA">
        <w:rPr>
          <w:rFonts w:asciiTheme="minorHAnsi" w:hAnsiTheme="minorHAnsi" w:cstheme="minorHAnsi"/>
          <w:lang w:val="en-US"/>
        </w:rPr>
        <w:t xml:space="preserve">The internal medium voltage level of the PV Plant will be </w:t>
      </w:r>
      <w:r w:rsidRPr="00A348CA" w:rsidR="00A348CA">
        <w:rPr>
          <w:rFonts w:asciiTheme="minorHAnsi" w:hAnsiTheme="minorHAnsi" w:cstheme="minorHAnsi"/>
          <w:lang w:val="en-US"/>
        </w:rPr>
        <w:t>33</w:t>
      </w:r>
      <w:r w:rsidRPr="00A348CA">
        <w:rPr>
          <w:rFonts w:asciiTheme="minorHAnsi" w:hAnsiTheme="minorHAnsi" w:cstheme="minorHAnsi"/>
          <w:lang w:val="en-US"/>
        </w:rPr>
        <w:t xml:space="preserve"> kV. </w:t>
      </w:r>
    </w:p>
    <w:p w:rsidRPr="00A348CA" w:rsidR="00B71D38" w:rsidP="003F096A" w:rsidRDefault="00B71D38" w14:paraId="5BC26B0B" w14:textId="1B6BF540">
      <w:pPr>
        <w:pStyle w:val="Prrafo"/>
        <w:ind w:left="426"/>
        <w:rPr>
          <w:rFonts w:asciiTheme="minorHAnsi" w:hAnsiTheme="minorHAnsi" w:cstheme="minorHAnsi"/>
          <w:lang w:val="en-US"/>
        </w:rPr>
      </w:pPr>
      <w:r w:rsidRPr="00A348CA">
        <w:rPr>
          <w:rFonts w:asciiTheme="minorHAnsi" w:hAnsiTheme="minorHAnsi" w:cstheme="minorHAnsi"/>
          <w:lang w:val="en-US"/>
        </w:rPr>
        <w:t>The DC part of the installation designed at 1500 V DC. The result of this design is a string with 27 modules which covers both the occasion of cold weather conditions (temperatures up to -5°C) as well as the efficient operation zone of the inverters.</w:t>
      </w:r>
    </w:p>
    <w:p w:rsidRPr="00A348CA" w:rsidR="00B71D38" w:rsidP="003F096A" w:rsidRDefault="00B71D38" w14:paraId="4C916654" w14:textId="023A205B">
      <w:pPr>
        <w:pStyle w:val="Prrafo"/>
        <w:ind w:left="426"/>
        <w:rPr>
          <w:rFonts w:asciiTheme="minorHAnsi" w:hAnsiTheme="minorHAnsi" w:cstheme="minorHAnsi"/>
          <w:lang w:val="en-US"/>
        </w:rPr>
      </w:pPr>
      <w:r w:rsidRPr="00A348CA">
        <w:rPr>
          <w:rFonts w:asciiTheme="minorHAnsi" w:hAnsiTheme="minorHAnsi" w:cstheme="minorHAnsi"/>
          <w:lang w:val="en-US"/>
        </w:rPr>
        <w:t xml:space="preserve">The total Installed DC capacity of the site is </w:t>
      </w:r>
      <w:r w:rsidRPr="00A348CA">
        <w:rPr>
          <w:lang w:val="en-US"/>
        </w:rPr>
        <w:t xml:space="preserve">69.991,56 </w:t>
      </w:r>
      <w:proofErr w:type="spellStart"/>
      <w:r w:rsidRPr="00A348CA">
        <w:rPr>
          <w:lang w:val="en-US"/>
        </w:rPr>
        <w:t>kWp</w:t>
      </w:r>
      <w:proofErr w:type="spellEnd"/>
      <w:r w:rsidRPr="00A348CA">
        <w:rPr>
          <w:lang w:val="en-US"/>
        </w:rPr>
        <w:t xml:space="preserve"> </w:t>
      </w:r>
      <w:r w:rsidRPr="00A348CA">
        <w:rPr>
          <w:rFonts w:asciiTheme="minorHAnsi" w:hAnsiTheme="minorHAnsi" w:cstheme="minorHAnsi"/>
          <w:lang w:val="en-US"/>
        </w:rPr>
        <w:t>DC and the export power is 15,840 kVA AC @ 30°C.</w:t>
      </w:r>
    </w:p>
    <w:p w:rsidRPr="00A348CA" w:rsidR="00640172" w:rsidP="00E839F2" w:rsidRDefault="00B71D38" w14:paraId="2456477F" w14:textId="541A3AAB">
      <w:pPr>
        <w:pStyle w:val="Prrafo"/>
        <w:ind w:left="426"/>
        <w:rPr>
          <w:lang w:val="en-US"/>
        </w:rPr>
      </w:pPr>
      <w:r w:rsidRPr="00A348CA">
        <w:rPr>
          <w:rFonts w:asciiTheme="minorHAnsi" w:hAnsiTheme="minorHAnsi" w:cstheme="minorHAnsi"/>
          <w:lang w:val="en-US"/>
        </w:rPr>
        <w:t xml:space="preserve">The various components/installations, anticipated to be carried out, such as PV modules, inverters, </w:t>
      </w:r>
      <w:proofErr w:type="spellStart"/>
      <w:r w:rsidRPr="00A348CA">
        <w:rPr>
          <w:rFonts w:asciiTheme="minorHAnsi" w:hAnsiTheme="minorHAnsi" w:cstheme="minorHAnsi"/>
          <w:lang w:val="en-US"/>
        </w:rPr>
        <w:t>earthing</w:t>
      </w:r>
      <w:proofErr w:type="spellEnd"/>
      <w:r w:rsidRPr="00A348CA">
        <w:rPr>
          <w:rFonts w:asciiTheme="minorHAnsi" w:hAnsiTheme="minorHAnsi" w:cstheme="minorHAnsi"/>
          <w:lang w:val="en-US"/>
        </w:rPr>
        <w:t xml:space="preserve"> system, mounting structure, fencing, cabling etc., will be briefly discussed in the following paragraphs.</w:t>
      </w:r>
    </w:p>
    <w:p w:rsidRPr="00A348CA" w:rsidR="00DC4E58" w:rsidP="00DC4E58" w:rsidRDefault="00E61AF8" w14:paraId="71C10B76" w14:textId="3EF03F88">
      <w:pPr>
        <w:pStyle w:val="Ttulo2"/>
        <w:rPr>
          <w:lang w:val="en-US"/>
        </w:rPr>
      </w:pPr>
      <w:bookmarkStart w:name="_Toc140232944" w:id="39"/>
      <w:r w:rsidRPr="00A348CA">
        <w:rPr>
          <w:lang w:val="en-US"/>
        </w:rPr>
        <w:t>PV MODULES</w:t>
      </w:r>
      <w:bookmarkEnd w:id="39"/>
    </w:p>
    <w:p w:rsidRPr="00A348CA" w:rsidR="00410F65" w:rsidP="00410F65" w:rsidRDefault="00410F65" w14:paraId="07348608" w14:textId="142B571A">
      <w:pPr>
        <w:pStyle w:val="Prrafo"/>
        <w:rPr>
          <w:lang w:val="en-US"/>
        </w:rPr>
      </w:pPr>
      <w:r w:rsidRPr="00A348CA">
        <w:rPr>
          <w:lang w:val="en-US"/>
        </w:rPr>
        <w:t xml:space="preserve">The </w:t>
      </w:r>
      <w:r w:rsidR="00537F94">
        <w:rPr>
          <w:lang w:val="en-US"/>
        </w:rPr>
        <w:t xml:space="preserve">main characteristics of the </w:t>
      </w:r>
      <w:r w:rsidRPr="00A348CA">
        <w:rPr>
          <w:lang w:val="en-US"/>
        </w:rPr>
        <w:t>PV module</w:t>
      </w:r>
      <w:r w:rsidR="00537F94">
        <w:rPr>
          <w:lang w:val="en-US"/>
        </w:rPr>
        <w:t>s</w:t>
      </w:r>
      <w:r w:rsidRPr="00A348CA">
        <w:rPr>
          <w:lang w:val="en-US"/>
        </w:rPr>
        <w:t xml:space="preserve"> selected for the PV</w:t>
      </w:r>
      <w:r w:rsidRPr="00A348CA" w:rsidR="0083038F">
        <w:rPr>
          <w:lang w:val="en-US"/>
        </w:rPr>
        <w:t xml:space="preserve"> plant are</w:t>
      </w:r>
    </w:p>
    <w:tbl>
      <w:tblPr>
        <w:tblStyle w:val="Tablaconcuadrcula"/>
        <w:tblW w:w="0" w:type="auto"/>
        <w:tblInd w:w="567" w:type="dxa"/>
        <w:tblLook w:val="04A0" w:firstRow="1" w:lastRow="0" w:firstColumn="1" w:lastColumn="0" w:noHBand="0" w:noVBand="1"/>
      </w:tblPr>
      <w:tblGrid>
        <w:gridCol w:w="3114"/>
        <w:gridCol w:w="4536"/>
      </w:tblGrid>
      <w:tr w:rsidRPr="002E3794" w:rsidR="00FD2624" w:rsidTr="00FD2624" w14:paraId="15175596" w14:textId="77777777">
        <w:tc>
          <w:tcPr>
            <w:tcW w:w="7650" w:type="dxa"/>
            <w:gridSpan w:val="2"/>
            <w:shd w:val="clear" w:color="auto" w:fill="D9D9D9" w:themeFill="background1" w:themeFillShade="D9"/>
          </w:tcPr>
          <w:p w:rsidRPr="002E3794" w:rsidR="00FD2624" w:rsidP="00FD2624" w:rsidRDefault="00FD2624" w14:paraId="38BBBB90" w14:textId="35A73887">
            <w:pPr>
              <w:pStyle w:val="Prrafo"/>
              <w:spacing w:before="0" w:after="0" w:line="276" w:lineRule="auto"/>
              <w:ind w:left="0"/>
              <w:jc w:val="center"/>
              <w:rPr>
                <w:b/>
                <w:sz w:val="20"/>
                <w:szCs w:val="20"/>
                <w:lang w:val="en-US"/>
              </w:rPr>
            </w:pPr>
            <w:r w:rsidRPr="002E3794">
              <w:rPr>
                <w:b/>
                <w:sz w:val="20"/>
                <w:szCs w:val="20"/>
                <w:lang w:val="en-US"/>
              </w:rPr>
              <w:t>Mechanical Characteristics</w:t>
            </w:r>
          </w:p>
        </w:tc>
      </w:tr>
      <w:tr w:rsidRPr="002E3794" w:rsidR="00FD2624" w:rsidTr="00FD2624" w14:paraId="4E71E0E2" w14:textId="77777777">
        <w:tc>
          <w:tcPr>
            <w:tcW w:w="3114" w:type="dxa"/>
          </w:tcPr>
          <w:p w:rsidRPr="002E3794" w:rsidR="00FD2624" w:rsidP="00FD2624" w:rsidRDefault="00FD2624" w14:paraId="3B3B1FE7" w14:textId="4A464B75">
            <w:pPr>
              <w:pStyle w:val="Prrafo"/>
              <w:spacing w:before="0" w:after="0" w:line="276" w:lineRule="auto"/>
              <w:ind w:left="0"/>
              <w:rPr>
                <w:sz w:val="20"/>
                <w:szCs w:val="20"/>
                <w:lang w:val="en-US"/>
              </w:rPr>
            </w:pPr>
            <w:r w:rsidRPr="002E3794">
              <w:rPr>
                <w:sz w:val="20"/>
                <w:szCs w:val="20"/>
                <w:lang w:val="en-US"/>
              </w:rPr>
              <w:t>Cell Type</w:t>
            </w:r>
          </w:p>
        </w:tc>
        <w:tc>
          <w:tcPr>
            <w:tcW w:w="4536" w:type="dxa"/>
          </w:tcPr>
          <w:p w:rsidRPr="002E3794" w:rsidR="00FD2624" w:rsidP="00FD2624" w:rsidRDefault="00FD2624" w14:paraId="6643B489" w14:textId="4DB36FAB">
            <w:pPr>
              <w:pStyle w:val="Prrafo"/>
              <w:spacing w:before="0" w:after="0" w:line="276" w:lineRule="auto"/>
              <w:ind w:left="0"/>
              <w:jc w:val="center"/>
              <w:rPr>
                <w:sz w:val="20"/>
                <w:szCs w:val="20"/>
                <w:lang w:val="en-US"/>
              </w:rPr>
            </w:pPr>
            <w:r w:rsidRPr="002E3794">
              <w:rPr>
                <w:sz w:val="20"/>
                <w:szCs w:val="20"/>
                <w:lang w:val="en-US"/>
              </w:rPr>
              <w:t>N type Mono-crystalline</w:t>
            </w:r>
          </w:p>
        </w:tc>
      </w:tr>
      <w:tr w:rsidRPr="002E3794" w:rsidR="00FD2624" w:rsidTr="00FD2624" w14:paraId="20DE0175" w14:textId="77777777">
        <w:tc>
          <w:tcPr>
            <w:tcW w:w="3114" w:type="dxa"/>
          </w:tcPr>
          <w:p w:rsidRPr="002E3794" w:rsidR="00FD2624" w:rsidP="00FD2624" w:rsidRDefault="00FD2624" w14:paraId="01CD1446" w14:textId="1447D2A3">
            <w:pPr>
              <w:pStyle w:val="Prrafo"/>
              <w:spacing w:before="0" w:after="0" w:line="276" w:lineRule="auto"/>
              <w:ind w:left="0"/>
              <w:rPr>
                <w:sz w:val="20"/>
                <w:szCs w:val="20"/>
                <w:lang w:val="en-US"/>
              </w:rPr>
            </w:pPr>
            <w:r w:rsidRPr="002E3794">
              <w:rPr>
                <w:sz w:val="20"/>
                <w:szCs w:val="20"/>
                <w:lang w:val="en-US"/>
              </w:rPr>
              <w:t>Nu of cells</w:t>
            </w:r>
          </w:p>
        </w:tc>
        <w:tc>
          <w:tcPr>
            <w:tcW w:w="4536" w:type="dxa"/>
          </w:tcPr>
          <w:p w:rsidRPr="002E3794" w:rsidR="00FD2624" w:rsidP="00FD2624" w:rsidRDefault="00FD2624" w14:paraId="338F7090" w14:textId="73D84C83">
            <w:pPr>
              <w:pStyle w:val="Prrafo"/>
              <w:spacing w:before="0" w:after="0" w:line="276" w:lineRule="auto"/>
              <w:ind w:left="0"/>
              <w:jc w:val="center"/>
              <w:rPr>
                <w:sz w:val="20"/>
                <w:szCs w:val="20"/>
                <w:lang w:val="en-US"/>
              </w:rPr>
            </w:pPr>
            <w:r w:rsidRPr="002E3794">
              <w:rPr>
                <w:sz w:val="20"/>
                <w:szCs w:val="20"/>
                <w:lang w:val="en-US"/>
              </w:rPr>
              <w:t>144 (2 x 72)</w:t>
            </w:r>
          </w:p>
        </w:tc>
      </w:tr>
      <w:tr w:rsidRPr="002E3794" w:rsidR="00FD2624" w:rsidTr="00FD2624" w14:paraId="7F7C4935" w14:textId="77777777">
        <w:tc>
          <w:tcPr>
            <w:tcW w:w="3114" w:type="dxa"/>
          </w:tcPr>
          <w:p w:rsidRPr="002E3794" w:rsidR="00FD2624" w:rsidP="00FD2624" w:rsidRDefault="00FD2624" w14:paraId="7FEAB85F" w14:textId="703FD474">
            <w:pPr>
              <w:pStyle w:val="Prrafo"/>
              <w:spacing w:before="0" w:after="0" w:line="276" w:lineRule="auto"/>
              <w:ind w:left="0"/>
              <w:rPr>
                <w:sz w:val="20"/>
                <w:szCs w:val="20"/>
                <w:lang w:val="en-US"/>
              </w:rPr>
            </w:pPr>
            <w:r w:rsidRPr="002E3794">
              <w:rPr>
                <w:sz w:val="20"/>
                <w:szCs w:val="20"/>
                <w:lang w:val="en-US"/>
              </w:rPr>
              <w:t>Dimensions</w:t>
            </w:r>
          </w:p>
        </w:tc>
        <w:tc>
          <w:tcPr>
            <w:tcW w:w="4536" w:type="dxa"/>
          </w:tcPr>
          <w:p w:rsidRPr="002E3794" w:rsidR="00FD2624" w:rsidP="00FD2624" w:rsidRDefault="00FD2624" w14:paraId="6AB010AA" w14:textId="2282314F">
            <w:pPr>
              <w:pStyle w:val="Prrafo"/>
              <w:spacing w:before="0" w:after="0" w:line="276" w:lineRule="auto"/>
              <w:ind w:left="0"/>
              <w:jc w:val="center"/>
              <w:rPr>
                <w:sz w:val="20"/>
                <w:szCs w:val="20"/>
                <w:lang w:val="en-US"/>
              </w:rPr>
            </w:pPr>
            <w:r w:rsidRPr="002E3794">
              <w:rPr>
                <w:sz w:val="20"/>
                <w:szCs w:val="20"/>
                <w:lang w:val="en-US"/>
              </w:rPr>
              <w:t>2278 x 1134 x 30mm (89 x 44.65 x 1.18 inch)</w:t>
            </w:r>
          </w:p>
        </w:tc>
      </w:tr>
      <w:tr w:rsidRPr="002E3794" w:rsidR="00FD2624" w:rsidTr="00FD2624" w14:paraId="4A29BB60" w14:textId="77777777">
        <w:tc>
          <w:tcPr>
            <w:tcW w:w="3114" w:type="dxa"/>
          </w:tcPr>
          <w:p w:rsidRPr="002E3794" w:rsidR="00FD2624" w:rsidP="00FD2624" w:rsidRDefault="00FD2624" w14:paraId="5E117555" w14:textId="0DA907D9">
            <w:pPr>
              <w:pStyle w:val="Prrafo"/>
              <w:spacing w:before="0" w:after="0" w:line="276" w:lineRule="auto"/>
              <w:ind w:left="0"/>
              <w:rPr>
                <w:sz w:val="20"/>
                <w:szCs w:val="20"/>
                <w:lang w:val="en-US"/>
              </w:rPr>
            </w:pPr>
            <w:r w:rsidRPr="002E3794">
              <w:rPr>
                <w:sz w:val="20"/>
                <w:szCs w:val="20"/>
                <w:lang w:val="en-US"/>
              </w:rPr>
              <w:t>Weight</w:t>
            </w:r>
          </w:p>
        </w:tc>
        <w:tc>
          <w:tcPr>
            <w:tcW w:w="4536" w:type="dxa"/>
          </w:tcPr>
          <w:p w:rsidRPr="002E3794" w:rsidR="00FD2624" w:rsidP="00FD2624" w:rsidRDefault="00FD2624" w14:paraId="5ECF1A1D" w14:textId="3780DBD5">
            <w:pPr>
              <w:pStyle w:val="Prrafo"/>
              <w:spacing w:before="0" w:after="0" w:line="276" w:lineRule="auto"/>
              <w:ind w:left="0"/>
              <w:jc w:val="center"/>
              <w:rPr>
                <w:sz w:val="20"/>
                <w:szCs w:val="20"/>
                <w:lang w:val="en-US"/>
              </w:rPr>
            </w:pPr>
            <w:r w:rsidRPr="002E3794">
              <w:rPr>
                <w:sz w:val="20"/>
                <w:szCs w:val="20"/>
                <w:lang w:val="en-US"/>
              </w:rPr>
              <w:t xml:space="preserve">32kg (70,55 </w:t>
            </w:r>
            <w:proofErr w:type="spellStart"/>
            <w:r w:rsidRPr="002E3794">
              <w:rPr>
                <w:sz w:val="20"/>
                <w:szCs w:val="20"/>
                <w:lang w:val="en-US"/>
              </w:rPr>
              <w:t>lbs</w:t>
            </w:r>
            <w:proofErr w:type="spellEnd"/>
            <w:r w:rsidRPr="002E3794">
              <w:rPr>
                <w:sz w:val="20"/>
                <w:szCs w:val="20"/>
                <w:lang w:val="en-US"/>
              </w:rPr>
              <w:t>)</w:t>
            </w:r>
          </w:p>
        </w:tc>
      </w:tr>
      <w:tr w:rsidRPr="002E3794" w:rsidR="00FD2624" w:rsidTr="00FD2624" w14:paraId="410C9FBA" w14:textId="77777777">
        <w:tc>
          <w:tcPr>
            <w:tcW w:w="3114" w:type="dxa"/>
          </w:tcPr>
          <w:p w:rsidRPr="002E3794" w:rsidR="00FD2624" w:rsidP="00FD2624" w:rsidRDefault="00FD2624" w14:paraId="3E0640D8" w14:textId="2658478B">
            <w:pPr>
              <w:pStyle w:val="Prrafo"/>
              <w:spacing w:before="0" w:after="0" w:line="276" w:lineRule="auto"/>
              <w:ind w:left="0"/>
              <w:rPr>
                <w:sz w:val="20"/>
                <w:szCs w:val="20"/>
                <w:lang w:val="en-US"/>
              </w:rPr>
            </w:pPr>
            <w:r w:rsidRPr="002E3794">
              <w:rPr>
                <w:sz w:val="20"/>
                <w:szCs w:val="20"/>
                <w:lang w:val="en-US"/>
              </w:rPr>
              <w:t>Front Glass</w:t>
            </w:r>
          </w:p>
        </w:tc>
        <w:tc>
          <w:tcPr>
            <w:tcW w:w="4536" w:type="dxa"/>
          </w:tcPr>
          <w:p w:rsidRPr="002E3794" w:rsidR="00FD2624" w:rsidP="00FD2624" w:rsidRDefault="00FD2624" w14:paraId="10F278B0" w14:textId="679BAC81">
            <w:pPr>
              <w:pStyle w:val="Prrafo"/>
              <w:spacing w:before="0" w:after="0" w:line="276" w:lineRule="auto"/>
              <w:ind w:left="0"/>
              <w:jc w:val="center"/>
              <w:rPr>
                <w:sz w:val="20"/>
                <w:szCs w:val="20"/>
                <w:lang w:val="en-US"/>
              </w:rPr>
            </w:pPr>
            <w:r w:rsidRPr="002E3794">
              <w:rPr>
                <w:sz w:val="20"/>
                <w:szCs w:val="20"/>
                <w:lang w:val="en-US"/>
              </w:rPr>
              <w:t>2,00mm Anti Reflection Coating</w:t>
            </w:r>
          </w:p>
        </w:tc>
      </w:tr>
      <w:tr w:rsidRPr="002E3794" w:rsidR="00FD2624" w:rsidTr="00FD2624" w14:paraId="3F34850A" w14:textId="77777777">
        <w:tc>
          <w:tcPr>
            <w:tcW w:w="3114" w:type="dxa"/>
          </w:tcPr>
          <w:p w:rsidRPr="002E3794" w:rsidR="00FD2624" w:rsidP="00FD2624" w:rsidRDefault="00FD2624" w14:paraId="1C58675B" w14:textId="039E4E91">
            <w:pPr>
              <w:pStyle w:val="Prrafo"/>
              <w:spacing w:before="0" w:after="0" w:line="276" w:lineRule="auto"/>
              <w:ind w:left="0"/>
              <w:rPr>
                <w:sz w:val="20"/>
                <w:szCs w:val="20"/>
                <w:lang w:val="en-US"/>
              </w:rPr>
            </w:pPr>
            <w:r w:rsidRPr="002E3794">
              <w:rPr>
                <w:sz w:val="20"/>
                <w:szCs w:val="20"/>
                <w:lang w:val="en-US"/>
              </w:rPr>
              <w:t>Back Glass</w:t>
            </w:r>
          </w:p>
        </w:tc>
        <w:tc>
          <w:tcPr>
            <w:tcW w:w="4536" w:type="dxa"/>
          </w:tcPr>
          <w:p w:rsidRPr="002E3794" w:rsidR="00FD2624" w:rsidP="00FD2624" w:rsidRDefault="00FD2624" w14:paraId="0681DE29" w14:textId="38F8CF88">
            <w:pPr>
              <w:pStyle w:val="Prrafo"/>
              <w:spacing w:before="0" w:after="0" w:line="276" w:lineRule="auto"/>
              <w:ind w:left="0"/>
              <w:jc w:val="center"/>
              <w:rPr>
                <w:sz w:val="20"/>
                <w:szCs w:val="20"/>
                <w:lang w:val="en-US"/>
              </w:rPr>
            </w:pPr>
            <w:r w:rsidRPr="002E3794">
              <w:rPr>
                <w:sz w:val="20"/>
                <w:szCs w:val="20"/>
                <w:lang w:val="en-US"/>
              </w:rPr>
              <w:t>2,00mm Heat Strengthened Glass</w:t>
            </w:r>
          </w:p>
        </w:tc>
      </w:tr>
      <w:tr w:rsidRPr="002E3794" w:rsidR="00FD2624" w:rsidTr="00FD2624" w14:paraId="747A88EC" w14:textId="77777777">
        <w:tc>
          <w:tcPr>
            <w:tcW w:w="3114" w:type="dxa"/>
          </w:tcPr>
          <w:p w:rsidRPr="002E3794" w:rsidR="00FD2624" w:rsidP="00FD2624" w:rsidRDefault="00FD2624" w14:paraId="41BE679F" w14:textId="675B179C">
            <w:pPr>
              <w:pStyle w:val="Prrafo"/>
              <w:spacing w:before="0" w:after="0" w:line="276" w:lineRule="auto"/>
              <w:ind w:left="0"/>
              <w:rPr>
                <w:sz w:val="20"/>
                <w:szCs w:val="20"/>
                <w:lang w:val="en-US"/>
              </w:rPr>
            </w:pPr>
            <w:r w:rsidRPr="002E3794">
              <w:rPr>
                <w:sz w:val="20"/>
                <w:szCs w:val="20"/>
                <w:lang w:val="en-US"/>
              </w:rPr>
              <w:t>Frame</w:t>
            </w:r>
          </w:p>
        </w:tc>
        <w:tc>
          <w:tcPr>
            <w:tcW w:w="4536" w:type="dxa"/>
          </w:tcPr>
          <w:p w:rsidRPr="002E3794" w:rsidR="00FD2624" w:rsidP="00FD2624" w:rsidRDefault="00FD2624" w14:paraId="409A2497" w14:textId="395EDA65">
            <w:pPr>
              <w:pStyle w:val="Prrafo"/>
              <w:spacing w:before="0" w:after="0" w:line="276" w:lineRule="auto"/>
              <w:ind w:left="0"/>
              <w:jc w:val="center"/>
              <w:rPr>
                <w:sz w:val="20"/>
                <w:szCs w:val="20"/>
                <w:lang w:val="en-US"/>
              </w:rPr>
            </w:pPr>
            <w:r w:rsidRPr="002E3794">
              <w:rPr>
                <w:sz w:val="20"/>
                <w:szCs w:val="20"/>
                <w:lang w:val="en-US"/>
              </w:rPr>
              <w:t>Anodized Aluminum Alloy</w:t>
            </w:r>
          </w:p>
        </w:tc>
      </w:tr>
      <w:tr w:rsidRPr="002E3794" w:rsidR="00FD2624" w:rsidTr="00FD2624" w14:paraId="59F4B8CC" w14:textId="77777777">
        <w:tc>
          <w:tcPr>
            <w:tcW w:w="3114" w:type="dxa"/>
          </w:tcPr>
          <w:p w:rsidRPr="002E3794" w:rsidR="00FD2624" w:rsidP="00FD2624" w:rsidRDefault="00FD2624" w14:paraId="374672F7" w14:textId="186CDC80">
            <w:pPr>
              <w:pStyle w:val="Prrafo"/>
              <w:spacing w:before="0" w:after="0" w:line="276" w:lineRule="auto"/>
              <w:ind w:left="0"/>
              <w:rPr>
                <w:sz w:val="20"/>
                <w:szCs w:val="20"/>
                <w:lang w:val="en-US"/>
              </w:rPr>
            </w:pPr>
            <w:r w:rsidRPr="002E3794">
              <w:rPr>
                <w:sz w:val="20"/>
                <w:szCs w:val="20"/>
                <w:lang w:val="en-US"/>
              </w:rPr>
              <w:t>Junction Box</w:t>
            </w:r>
          </w:p>
        </w:tc>
        <w:tc>
          <w:tcPr>
            <w:tcW w:w="4536" w:type="dxa"/>
          </w:tcPr>
          <w:p w:rsidRPr="002E3794" w:rsidR="00FD2624" w:rsidP="00FD2624" w:rsidRDefault="00FD2624" w14:paraId="24B54A6B" w14:textId="505CCD2E">
            <w:pPr>
              <w:pStyle w:val="Prrafo"/>
              <w:spacing w:before="0" w:after="0" w:line="276" w:lineRule="auto"/>
              <w:ind w:left="0"/>
              <w:jc w:val="center"/>
              <w:rPr>
                <w:sz w:val="20"/>
                <w:szCs w:val="20"/>
                <w:lang w:val="en-US"/>
              </w:rPr>
            </w:pPr>
            <w:r w:rsidRPr="002E3794">
              <w:rPr>
                <w:sz w:val="20"/>
                <w:szCs w:val="20"/>
                <w:lang w:val="en-US"/>
              </w:rPr>
              <w:t>IP68 Rated</w:t>
            </w:r>
          </w:p>
        </w:tc>
      </w:tr>
      <w:tr w:rsidRPr="002E3794" w:rsidR="00FD2624" w:rsidTr="00FD2624" w14:paraId="29ACA2D0" w14:textId="77777777">
        <w:tc>
          <w:tcPr>
            <w:tcW w:w="3114" w:type="dxa"/>
          </w:tcPr>
          <w:p w:rsidRPr="002E3794" w:rsidR="00FD2624" w:rsidP="00FD2624" w:rsidRDefault="00FD2624" w14:paraId="423C64E4" w14:textId="41B8A23D">
            <w:pPr>
              <w:pStyle w:val="Prrafo"/>
              <w:spacing w:before="0" w:after="0" w:line="276" w:lineRule="auto"/>
              <w:ind w:left="0"/>
              <w:rPr>
                <w:sz w:val="20"/>
                <w:szCs w:val="20"/>
                <w:lang w:val="en-US"/>
              </w:rPr>
            </w:pPr>
            <w:r w:rsidRPr="002E3794">
              <w:rPr>
                <w:sz w:val="20"/>
                <w:szCs w:val="20"/>
                <w:lang w:val="en-US"/>
              </w:rPr>
              <w:t>Output Cables</w:t>
            </w:r>
          </w:p>
        </w:tc>
        <w:tc>
          <w:tcPr>
            <w:tcW w:w="4536" w:type="dxa"/>
          </w:tcPr>
          <w:p w:rsidRPr="002E3794" w:rsidR="00FD2624" w:rsidP="00FD2624" w:rsidRDefault="00FD2624" w14:paraId="21F75CB7" w14:textId="01F0659D">
            <w:pPr>
              <w:pStyle w:val="Prrafo"/>
              <w:spacing w:before="0" w:after="0" w:line="276" w:lineRule="auto"/>
              <w:ind w:left="0"/>
              <w:jc w:val="center"/>
              <w:rPr>
                <w:sz w:val="20"/>
                <w:szCs w:val="20"/>
                <w:lang w:val="en-US"/>
              </w:rPr>
            </w:pPr>
            <w:r w:rsidRPr="002E3794">
              <w:rPr>
                <w:sz w:val="20"/>
                <w:szCs w:val="20"/>
                <w:lang w:val="en-US"/>
              </w:rPr>
              <w:t>TUV 1x4.0mm</w:t>
            </w:r>
            <w:r w:rsidRPr="002E3794">
              <w:rPr>
                <w:sz w:val="20"/>
                <w:szCs w:val="20"/>
                <w:vertAlign w:val="superscript"/>
                <w:lang w:val="en-US"/>
              </w:rPr>
              <w:t>2</w:t>
            </w:r>
          </w:p>
        </w:tc>
      </w:tr>
    </w:tbl>
    <w:p w:rsidRPr="00A348CA" w:rsidR="00537F94" w:rsidP="00537F94" w:rsidRDefault="00537F94" w14:paraId="51E78104" w14:textId="15D9C5A5">
      <w:pPr>
        <w:pStyle w:val="Descripcin"/>
        <w:spacing w:before="120"/>
        <w:jc w:val="center"/>
        <w:rPr>
          <w:lang w:val="en-US"/>
        </w:rPr>
      </w:pPr>
      <w:bookmarkStart w:name="_Toc140232702" w:id="40"/>
      <w:r w:rsidRPr="00A348CA">
        <w:rPr>
          <w:lang w:val="en-US"/>
        </w:rPr>
        <w:t xml:space="preserve">Table </w:t>
      </w:r>
      <w:r w:rsidRPr="00A348CA">
        <w:rPr>
          <w:lang w:val="en-US"/>
        </w:rPr>
        <w:fldChar w:fldCharType="begin"/>
      </w:r>
      <w:r w:rsidRPr="00A348CA">
        <w:rPr>
          <w:lang w:val="en-US"/>
        </w:rPr>
        <w:instrText xml:space="preserve"> SEQ Table \* ARABIC </w:instrText>
      </w:r>
      <w:r w:rsidRPr="00A348CA">
        <w:rPr>
          <w:lang w:val="en-US"/>
        </w:rPr>
        <w:fldChar w:fldCharType="separate"/>
      </w:r>
      <w:r w:rsidRPr="00A348CA">
        <w:rPr>
          <w:lang w:val="en-US"/>
        </w:rPr>
        <w:t>13</w:t>
      </w:r>
      <w:r w:rsidRPr="00A348CA">
        <w:rPr>
          <w:lang w:val="en-US"/>
        </w:rPr>
        <w:fldChar w:fldCharType="end"/>
      </w:r>
      <w:r w:rsidRPr="00A348CA">
        <w:rPr>
          <w:lang w:val="en-US"/>
        </w:rPr>
        <w:t xml:space="preserve"> Module Model</w:t>
      </w:r>
      <w:r>
        <w:rPr>
          <w:lang w:val="en-US"/>
        </w:rPr>
        <w:t>. Mechanical Characteristics</w:t>
      </w:r>
      <w:bookmarkEnd w:id="40"/>
    </w:p>
    <w:tbl>
      <w:tblPr>
        <w:tblStyle w:val="Tablaconcuadrcula"/>
        <w:tblW w:w="0" w:type="auto"/>
        <w:tblInd w:w="567" w:type="dxa"/>
        <w:tblLook w:val="04A0" w:firstRow="1" w:lastRow="0" w:firstColumn="1" w:lastColumn="0" w:noHBand="0" w:noVBand="1"/>
      </w:tblPr>
      <w:tblGrid>
        <w:gridCol w:w="3397"/>
        <w:gridCol w:w="2410"/>
        <w:gridCol w:w="2410"/>
      </w:tblGrid>
      <w:tr w:rsidRPr="002E3794" w:rsidR="00537F94" w:rsidTr="002E3794" w14:paraId="3DBEC90E" w14:textId="77777777">
        <w:trPr>
          <w:trHeight w:val="266"/>
        </w:trPr>
        <w:tc>
          <w:tcPr>
            <w:tcW w:w="3397" w:type="dxa"/>
            <w:shd w:val="clear" w:color="auto" w:fill="D9D9D9" w:themeFill="background1" w:themeFillShade="D9"/>
          </w:tcPr>
          <w:p w:rsidRPr="002E3794" w:rsidR="00C87D97" w:rsidP="00C87D97" w:rsidRDefault="00C87D97" w14:paraId="1C2EC22F" w14:textId="7CA5CAC3">
            <w:pPr>
              <w:pStyle w:val="Prrafo"/>
              <w:spacing w:before="0" w:after="0"/>
              <w:ind w:left="0"/>
              <w:rPr>
                <w:rFonts w:asciiTheme="minorHAnsi" w:hAnsiTheme="minorHAnsi" w:cstheme="minorHAnsi"/>
                <w:b/>
                <w:sz w:val="20"/>
                <w:szCs w:val="20"/>
                <w:lang w:val="en-US"/>
              </w:rPr>
            </w:pPr>
            <w:r w:rsidRPr="002E3794">
              <w:rPr>
                <w:rFonts w:asciiTheme="minorHAnsi" w:hAnsiTheme="minorHAnsi" w:cstheme="minorHAnsi"/>
                <w:b/>
                <w:sz w:val="20"/>
                <w:szCs w:val="20"/>
                <w:lang w:val="en-US"/>
              </w:rPr>
              <w:t>Module Type</w:t>
            </w:r>
          </w:p>
        </w:tc>
        <w:tc>
          <w:tcPr>
            <w:tcW w:w="2410" w:type="dxa"/>
            <w:shd w:val="clear" w:color="auto" w:fill="D9D9D9" w:themeFill="background1" w:themeFillShade="D9"/>
          </w:tcPr>
          <w:p w:rsidRPr="002E3794" w:rsidR="00084A2F" w:rsidP="00537F94" w:rsidRDefault="00FD2624" w14:paraId="48DC4331" w14:textId="2CAAC160">
            <w:pPr>
              <w:pStyle w:val="Prrafo"/>
              <w:spacing w:before="0" w:after="0"/>
              <w:ind w:left="0"/>
              <w:jc w:val="center"/>
              <w:rPr>
                <w:rFonts w:asciiTheme="minorHAnsi" w:hAnsiTheme="minorHAnsi" w:cstheme="minorHAnsi"/>
                <w:b/>
                <w:sz w:val="20"/>
                <w:szCs w:val="20"/>
                <w:lang w:val="en-US"/>
              </w:rPr>
            </w:pPr>
            <w:r w:rsidRPr="002E3794">
              <w:rPr>
                <w:rFonts w:asciiTheme="minorHAnsi" w:hAnsiTheme="minorHAnsi" w:cstheme="minorHAnsi"/>
                <w:b/>
                <w:sz w:val="20"/>
                <w:szCs w:val="20"/>
                <w:lang w:val="en-US"/>
              </w:rPr>
              <w:t>JK</w:t>
            </w:r>
            <w:r w:rsidRPr="002E3794" w:rsidR="00537F94">
              <w:rPr>
                <w:rFonts w:asciiTheme="minorHAnsi" w:hAnsiTheme="minorHAnsi" w:cstheme="minorHAnsi"/>
                <w:b/>
                <w:sz w:val="20"/>
                <w:szCs w:val="20"/>
                <w:lang w:val="en-US"/>
              </w:rPr>
              <w:t>M</w:t>
            </w:r>
            <w:r w:rsidRPr="002E3794">
              <w:rPr>
                <w:rFonts w:asciiTheme="minorHAnsi" w:hAnsiTheme="minorHAnsi" w:cstheme="minorHAnsi"/>
                <w:b/>
                <w:sz w:val="20"/>
                <w:szCs w:val="20"/>
                <w:lang w:val="en-US"/>
              </w:rPr>
              <w:t>570-N72HL4-BDV</w:t>
            </w:r>
          </w:p>
        </w:tc>
        <w:tc>
          <w:tcPr>
            <w:tcW w:w="2410" w:type="dxa"/>
            <w:shd w:val="clear" w:color="auto" w:fill="D9D9D9" w:themeFill="background1" w:themeFillShade="D9"/>
          </w:tcPr>
          <w:p w:rsidRPr="002E3794" w:rsidR="00C87D97" w:rsidP="00537F94" w:rsidRDefault="00537F94" w14:paraId="450A7888" w14:textId="523F297B">
            <w:pPr>
              <w:pStyle w:val="Prrafo"/>
              <w:spacing w:before="0" w:after="0"/>
              <w:ind w:left="0"/>
              <w:jc w:val="center"/>
              <w:rPr>
                <w:rFonts w:asciiTheme="minorHAnsi" w:hAnsiTheme="minorHAnsi" w:cstheme="minorHAnsi"/>
                <w:b/>
                <w:sz w:val="20"/>
                <w:szCs w:val="20"/>
                <w:lang w:val="en-US"/>
              </w:rPr>
            </w:pPr>
            <w:r w:rsidRPr="002E3794">
              <w:rPr>
                <w:rFonts w:asciiTheme="minorHAnsi" w:hAnsiTheme="minorHAnsi" w:cstheme="minorHAnsi"/>
                <w:b/>
                <w:sz w:val="20"/>
                <w:szCs w:val="20"/>
                <w:lang w:val="en-US"/>
              </w:rPr>
              <w:t>JKM575-N72HL4-BDV</w:t>
            </w:r>
          </w:p>
        </w:tc>
      </w:tr>
      <w:tr w:rsidRPr="002E3794" w:rsidR="00537F94" w:rsidTr="002E3794" w14:paraId="72ADD686" w14:textId="77777777">
        <w:trPr>
          <w:trHeight w:val="266"/>
        </w:trPr>
        <w:tc>
          <w:tcPr>
            <w:tcW w:w="3397" w:type="dxa"/>
          </w:tcPr>
          <w:p w:rsidRPr="002E3794" w:rsidR="00537F94" w:rsidP="00C87D97" w:rsidRDefault="00537F94" w14:paraId="2110F0CD" w14:textId="77777777">
            <w:pPr>
              <w:pStyle w:val="Prrafo"/>
              <w:spacing w:before="0" w:after="0"/>
              <w:ind w:left="0"/>
              <w:rPr>
                <w:rFonts w:asciiTheme="minorHAnsi" w:hAnsiTheme="minorHAnsi" w:cstheme="minorHAnsi"/>
                <w:sz w:val="20"/>
                <w:szCs w:val="20"/>
                <w:lang w:val="en-US"/>
              </w:rPr>
            </w:pPr>
          </w:p>
        </w:tc>
        <w:tc>
          <w:tcPr>
            <w:tcW w:w="2410" w:type="dxa"/>
          </w:tcPr>
          <w:p w:rsidRPr="002E3794" w:rsidR="00537F94" w:rsidP="00084A2F" w:rsidRDefault="00537F94" w14:paraId="21F29F79" w14:textId="417C2236">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STC</w:t>
            </w:r>
          </w:p>
        </w:tc>
        <w:tc>
          <w:tcPr>
            <w:tcW w:w="2410" w:type="dxa"/>
          </w:tcPr>
          <w:p w:rsidRPr="002E3794" w:rsidR="00537F94" w:rsidP="00537F94" w:rsidRDefault="00537F94" w14:paraId="73DCA4DE" w14:textId="40BD270C">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STC</w:t>
            </w:r>
          </w:p>
        </w:tc>
      </w:tr>
      <w:tr w:rsidRPr="002E3794" w:rsidR="00084A2F" w:rsidTr="002E3794" w14:paraId="3A0AB3F3" w14:textId="77777777">
        <w:tc>
          <w:tcPr>
            <w:tcW w:w="3397" w:type="dxa"/>
          </w:tcPr>
          <w:p w:rsidRPr="002E3794" w:rsidR="00084A2F" w:rsidP="00084A2F" w:rsidRDefault="00084A2F" w14:paraId="5B33FB25" w14:textId="27309DF6">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Maximum Power (</w:t>
            </w:r>
            <w:proofErr w:type="spellStart"/>
            <w:r w:rsidRPr="002E3794">
              <w:rPr>
                <w:rFonts w:asciiTheme="minorHAnsi" w:hAnsiTheme="minorHAnsi" w:cstheme="minorHAnsi"/>
                <w:sz w:val="20"/>
                <w:szCs w:val="20"/>
                <w:lang w:val="en-US"/>
              </w:rPr>
              <w:t>Pmax</w:t>
            </w:r>
            <w:proofErr w:type="spellEnd"/>
            <w:r w:rsidRPr="002E3794">
              <w:rPr>
                <w:rFonts w:asciiTheme="minorHAnsi" w:hAnsiTheme="minorHAnsi" w:cstheme="minorHAnsi"/>
                <w:sz w:val="20"/>
                <w:szCs w:val="20"/>
                <w:lang w:val="en-US"/>
              </w:rPr>
              <w:t>)</w:t>
            </w:r>
          </w:p>
        </w:tc>
        <w:tc>
          <w:tcPr>
            <w:tcW w:w="2410" w:type="dxa"/>
          </w:tcPr>
          <w:p w:rsidRPr="002E3794" w:rsidR="00084A2F" w:rsidP="00537F94" w:rsidRDefault="00084A2F" w14:paraId="7436AB35" w14:textId="4DD6FCCB">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 xml:space="preserve">570 </w:t>
            </w:r>
            <w:proofErr w:type="spellStart"/>
            <w:r w:rsidRPr="002E3794">
              <w:rPr>
                <w:rFonts w:asciiTheme="minorHAnsi" w:hAnsiTheme="minorHAnsi" w:cstheme="minorHAnsi"/>
                <w:sz w:val="20"/>
                <w:szCs w:val="20"/>
                <w:lang w:val="en-US"/>
              </w:rPr>
              <w:t>Wp</w:t>
            </w:r>
            <w:proofErr w:type="spellEnd"/>
          </w:p>
        </w:tc>
        <w:tc>
          <w:tcPr>
            <w:tcW w:w="2410" w:type="dxa"/>
          </w:tcPr>
          <w:p w:rsidRPr="002E3794" w:rsidR="00084A2F" w:rsidP="00537F94" w:rsidRDefault="00084A2F" w14:paraId="7052F840" w14:textId="4CB29740">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 xml:space="preserve">575 </w:t>
            </w:r>
            <w:proofErr w:type="spellStart"/>
            <w:r w:rsidRPr="002E3794">
              <w:rPr>
                <w:rFonts w:asciiTheme="minorHAnsi" w:hAnsiTheme="minorHAnsi" w:cstheme="minorHAnsi"/>
                <w:sz w:val="20"/>
                <w:szCs w:val="20"/>
                <w:lang w:val="en-US"/>
              </w:rPr>
              <w:t>Wp</w:t>
            </w:r>
            <w:proofErr w:type="spellEnd"/>
          </w:p>
        </w:tc>
      </w:tr>
      <w:tr w:rsidRPr="002E3794" w:rsidR="00084A2F" w:rsidTr="002E3794" w14:paraId="692402BE" w14:textId="77777777">
        <w:tc>
          <w:tcPr>
            <w:tcW w:w="3397" w:type="dxa"/>
          </w:tcPr>
          <w:p w:rsidRPr="002E3794" w:rsidR="00084A2F" w:rsidP="00084A2F" w:rsidRDefault="00084A2F" w14:paraId="47A63F21" w14:textId="0E54783F">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Maximum Power Voltage (</w:t>
            </w:r>
            <w:proofErr w:type="spellStart"/>
            <w:r w:rsidRPr="002E3794">
              <w:rPr>
                <w:rFonts w:asciiTheme="minorHAnsi" w:hAnsiTheme="minorHAnsi" w:cstheme="minorHAnsi"/>
                <w:sz w:val="20"/>
                <w:szCs w:val="20"/>
                <w:lang w:val="en-US"/>
              </w:rPr>
              <w:t>Vmax</w:t>
            </w:r>
            <w:proofErr w:type="spellEnd"/>
            <w:r w:rsidRPr="002E3794">
              <w:rPr>
                <w:rFonts w:asciiTheme="minorHAnsi" w:hAnsiTheme="minorHAnsi" w:cstheme="minorHAnsi"/>
                <w:sz w:val="20"/>
                <w:szCs w:val="20"/>
                <w:lang w:val="en-US"/>
              </w:rPr>
              <w:t>)</w:t>
            </w:r>
          </w:p>
        </w:tc>
        <w:tc>
          <w:tcPr>
            <w:tcW w:w="2410" w:type="dxa"/>
          </w:tcPr>
          <w:p w:rsidRPr="002E3794" w:rsidR="00084A2F" w:rsidP="00537F94" w:rsidRDefault="00084A2F" w14:paraId="4FD0A443" w14:textId="321AE1D7">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42,29 V</w:t>
            </w:r>
          </w:p>
        </w:tc>
        <w:tc>
          <w:tcPr>
            <w:tcW w:w="2410" w:type="dxa"/>
          </w:tcPr>
          <w:p w:rsidRPr="002E3794" w:rsidR="00084A2F" w:rsidP="00537F94" w:rsidRDefault="00084A2F" w14:paraId="123A7EED" w14:textId="7601011C">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48,44 V</w:t>
            </w:r>
          </w:p>
        </w:tc>
      </w:tr>
      <w:tr w:rsidRPr="002E3794" w:rsidR="00084A2F" w:rsidTr="002E3794" w14:paraId="7EF6852B" w14:textId="77777777">
        <w:tc>
          <w:tcPr>
            <w:tcW w:w="3397" w:type="dxa"/>
          </w:tcPr>
          <w:p w:rsidRPr="002E3794" w:rsidR="00084A2F" w:rsidP="00084A2F" w:rsidRDefault="00084A2F" w14:paraId="258A1927" w14:textId="6C48835A">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Maximum Power Current (Imp)</w:t>
            </w:r>
          </w:p>
        </w:tc>
        <w:tc>
          <w:tcPr>
            <w:tcW w:w="2410" w:type="dxa"/>
          </w:tcPr>
          <w:p w:rsidRPr="002E3794" w:rsidR="00084A2F" w:rsidP="00537F94" w:rsidRDefault="00084A2F" w14:paraId="3DF3B6BF" w14:textId="1E07EB1F">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13,48 A</w:t>
            </w:r>
          </w:p>
        </w:tc>
        <w:tc>
          <w:tcPr>
            <w:tcW w:w="2410" w:type="dxa"/>
          </w:tcPr>
          <w:p w:rsidRPr="002E3794" w:rsidR="00084A2F" w:rsidP="00537F94" w:rsidRDefault="00084A2F" w14:paraId="49B6A576" w14:textId="52595AAE">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13,55 A</w:t>
            </w:r>
          </w:p>
        </w:tc>
      </w:tr>
      <w:tr w:rsidRPr="002E3794" w:rsidR="00084A2F" w:rsidTr="002E3794" w14:paraId="600C9FD0" w14:textId="77777777">
        <w:tc>
          <w:tcPr>
            <w:tcW w:w="3397" w:type="dxa"/>
          </w:tcPr>
          <w:p w:rsidRPr="002E3794" w:rsidR="00084A2F" w:rsidP="00084A2F" w:rsidRDefault="00084A2F" w14:paraId="525FB2A3" w14:textId="7F83BF8C">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Open circuit Voltage (</w:t>
            </w:r>
            <w:proofErr w:type="spellStart"/>
            <w:r w:rsidRPr="002E3794">
              <w:rPr>
                <w:rFonts w:asciiTheme="minorHAnsi" w:hAnsiTheme="minorHAnsi" w:cstheme="minorHAnsi"/>
                <w:sz w:val="20"/>
                <w:szCs w:val="20"/>
                <w:lang w:val="en-US"/>
              </w:rPr>
              <w:t>Voc</w:t>
            </w:r>
            <w:proofErr w:type="spellEnd"/>
            <w:r w:rsidRPr="002E3794">
              <w:rPr>
                <w:rFonts w:asciiTheme="minorHAnsi" w:hAnsiTheme="minorHAnsi" w:cstheme="minorHAnsi"/>
                <w:sz w:val="20"/>
                <w:szCs w:val="20"/>
                <w:lang w:val="en-US"/>
              </w:rPr>
              <w:t>)</w:t>
            </w:r>
          </w:p>
        </w:tc>
        <w:tc>
          <w:tcPr>
            <w:tcW w:w="2410" w:type="dxa"/>
          </w:tcPr>
          <w:p w:rsidRPr="002E3794" w:rsidR="00084A2F" w:rsidP="00537F94" w:rsidRDefault="00084A2F" w14:paraId="3C550656" w14:textId="5B8690E7">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51,07 V</w:t>
            </w:r>
          </w:p>
        </w:tc>
        <w:tc>
          <w:tcPr>
            <w:tcW w:w="2410" w:type="dxa"/>
          </w:tcPr>
          <w:p w:rsidRPr="002E3794" w:rsidR="00084A2F" w:rsidP="00537F94" w:rsidRDefault="00084A2F" w14:paraId="24E0D308" w14:textId="576D4037">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51,27 V</w:t>
            </w:r>
          </w:p>
        </w:tc>
      </w:tr>
      <w:tr w:rsidRPr="002E3794" w:rsidR="00084A2F" w:rsidTr="002E3794" w14:paraId="03451E7C" w14:textId="77777777">
        <w:tc>
          <w:tcPr>
            <w:tcW w:w="3397" w:type="dxa"/>
          </w:tcPr>
          <w:p w:rsidRPr="002E3794" w:rsidR="00084A2F" w:rsidP="00084A2F" w:rsidRDefault="00084A2F" w14:paraId="5F5BDA75" w14:textId="3B58077B">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Short circuit Current (</w:t>
            </w:r>
            <w:proofErr w:type="spellStart"/>
            <w:r w:rsidRPr="002E3794">
              <w:rPr>
                <w:rFonts w:asciiTheme="minorHAnsi" w:hAnsiTheme="minorHAnsi" w:cstheme="minorHAnsi"/>
                <w:sz w:val="20"/>
                <w:szCs w:val="20"/>
                <w:lang w:val="en-US"/>
              </w:rPr>
              <w:t>Isc</w:t>
            </w:r>
            <w:proofErr w:type="spellEnd"/>
            <w:r w:rsidRPr="002E3794">
              <w:rPr>
                <w:rFonts w:asciiTheme="minorHAnsi" w:hAnsiTheme="minorHAnsi" w:cstheme="minorHAnsi"/>
                <w:sz w:val="20"/>
                <w:szCs w:val="20"/>
                <w:lang w:val="en-US"/>
              </w:rPr>
              <w:t>)</w:t>
            </w:r>
          </w:p>
        </w:tc>
        <w:tc>
          <w:tcPr>
            <w:tcW w:w="2410" w:type="dxa"/>
          </w:tcPr>
          <w:p w:rsidRPr="002E3794" w:rsidR="00084A2F" w:rsidP="00537F94" w:rsidRDefault="00084A2F" w14:paraId="61D8A9EC" w14:textId="014C9A47">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14,25 A</w:t>
            </w:r>
          </w:p>
        </w:tc>
        <w:tc>
          <w:tcPr>
            <w:tcW w:w="2410" w:type="dxa"/>
          </w:tcPr>
          <w:p w:rsidRPr="002E3794" w:rsidR="00084A2F" w:rsidP="00537F94" w:rsidRDefault="00084A2F" w14:paraId="4FFBA065" w14:textId="3877D0E7">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14,31 A</w:t>
            </w:r>
          </w:p>
        </w:tc>
      </w:tr>
      <w:tr w:rsidRPr="002E3794" w:rsidR="00084A2F" w:rsidTr="002E3794" w14:paraId="5F03A99E" w14:textId="77777777">
        <w:tc>
          <w:tcPr>
            <w:tcW w:w="3397" w:type="dxa"/>
          </w:tcPr>
          <w:p w:rsidRPr="002E3794" w:rsidR="00084A2F" w:rsidP="00084A2F" w:rsidRDefault="00084A2F" w14:paraId="0DAF1BB8" w14:textId="4233D3C6">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 xml:space="preserve">Module </w:t>
            </w:r>
            <w:proofErr w:type="spellStart"/>
            <w:r w:rsidRPr="002E3794">
              <w:rPr>
                <w:rFonts w:asciiTheme="minorHAnsi" w:hAnsiTheme="minorHAnsi" w:cstheme="minorHAnsi"/>
                <w:sz w:val="20"/>
                <w:szCs w:val="20"/>
                <w:lang w:val="en-US"/>
              </w:rPr>
              <w:t>Efficience</w:t>
            </w:r>
            <w:proofErr w:type="spellEnd"/>
            <w:r w:rsidRPr="002E3794">
              <w:rPr>
                <w:rFonts w:asciiTheme="minorHAnsi" w:hAnsiTheme="minorHAnsi" w:cstheme="minorHAnsi"/>
                <w:sz w:val="20"/>
                <w:szCs w:val="20"/>
                <w:lang w:val="en-US"/>
              </w:rPr>
              <w:t xml:space="preserve"> STC (%)</w:t>
            </w:r>
          </w:p>
        </w:tc>
        <w:tc>
          <w:tcPr>
            <w:tcW w:w="2410" w:type="dxa"/>
          </w:tcPr>
          <w:p w:rsidRPr="002E3794" w:rsidR="00084A2F" w:rsidP="00537F94" w:rsidRDefault="00084A2F" w14:paraId="11C71CD1" w14:textId="2165E11F">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22,07 %</w:t>
            </w:r>
          </w:p>
        </w:tc>
        <w:tc>
          <w:tcPr>
            <w:tcW w:w="2410" w:type="dxa"/>
          </w:tcPr>
          <w:p w:rsidRPr="002E3794" w:rsidR="00084A2F" w:rsidP="00537F94" w:rsidRDefault="00084A2F" w14:paraId="1EA94689" w14:textId="1FB4B831">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22,26 %</w:t>
            </w:r>
          </w:p>
        </w:tc>
      </w:tr>
      <w:tr w:rsidRPr="002E3794" w:rsidR="00537F94" w:rsidTr="002E3794" w14:paraId="7BEE08F9" w14:textId="77777777">
        <w:tc>
          <w:tcPr>
            <w:tcW w:w="3397" w:type="dxa"/>
          </w:tcPr>
          <w:p w:rsidRPr="002E3794" w:rsidR="00537F94" w:rsidP="00C87D97" w:rsidRDefault="00537F94" w14:paraId="2A8F06EA" w14:textId="12CF3E90">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Operating Temperature (ºC)</w:t>
            </w:r>
          </w:p>
        </w:tc>
        <w:tc>
          <w:tcPr>
            <w:tcW w:w="4820" w:type="dxa"/>
            <w:gridSpan w:val="2"/>
          </w:tcPr>
          <w:p w:rsidRPr="002E3794" w:rsidR="00537F94" w:rsidP="00537F94" w:rsidRDefault="00537F94" w14:paraId="10E352D9" w14:textId="2E8DC408">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-40  +85ºC</w:t>
            </w:r>
          </w:p>
        </w:tc>
      </w:tr>
      <w:tr w:rsidRPr="002E3794" w:rsidR="00537F94" w:rsidTr="002E3794" w14:paraId="6C2024A6" w14:textId="77777777">
        <w:tc>
          <w:tcPr>
            <w:tcW w:w="3397" w:type="dxa"/>
          </w:tcPr>
          <w:p w:rsidRPr="002E3794" w:rsidR="00537F94" w:rsidP="00C87D97" w:rsidRDefault="00537F94" w14:paraId="107872E7" w14:textId="4D48DA35">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Maximum system voltage</w:t>
            </w:r>
          </w:p>
        </w:tc>
        <w:tc>
          <w:tcPr>
            <w:tcW w:w="4820" w:type="dxa"/>
            <w:gridSpan w:val="2"/>
          </w:tcPr>
          <w:p w:rsidRPr="002E3794" w:rsidR="00537F94" w:rsidP="00537F94" w:rsidRDefault="00537F94" w14:paraId="6BE28549" w14:textId="65D6530C">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1500 VDC</w:t>
            </w:r>
          </w:p>
        </w:tc>
      </w:tr>
      <w:tr w:rsidRPr="002E3794" w:rsidR="00537F94" w:rsidTr="002E3794" w14:paraId="3795610D" w14:textId="77777777">
        <w:tc>
          <w:tcPr>
            <w:tcW w:w="3397" w:type="dxa"/>
          </w:tcPr>
          <w:p w:rsidRPr="002E3794" w:rsidR="00537F94" w:rsidP="00C87D97" w:rsidRDefault="00537F94" w14:paraId="6047F9A3" w14:textId="4EF049F0">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Maximum series fuse rating</w:t>
            </w:r>
          </w:p>
        </w:tc>
        <w:tc>
          <w:tcPr>
            <w:tcW w:w="4820" w:type="dxa"/>
            <w:gridSpan w:val="2"/>
          </w:tcPr>
          <w:p w:rsidRPr="002E3794" w:rsidR="00537F94" w:rsidP="00537F94" w:rsidRDefault="00537F94" w14:paraId="0677A8DA" w14:textId="632D121B">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30A</w:t>
            </w:r>
          </w:p>
        </w:tc>
      </w:tr>
      <w:tr w:rsidRPr="002E3794" w:rsidR="00537F94" w:rsidTr="002E3794" w14:paraId="11370B4F" w14:textId="77777777">
        <w:tc>
          <w:tcPr>
            <w:tcW w:w="3397" w:type="dxa"/>
          </w:tcPr>
          <w:p w:rsidRPr="002E3794" w:rsidR="00537F94" w:rsidP="00C87D97" w:rsidRDefault="00537F94" w14:paraId="29D5DF47" w14:textId="4B7E89D0">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Power tolerance</w:t>
            </w:r>
          </w:p>
        </w:tc>
        <w:tc>
          <w:tcPr>
            <w:tcW w:w="4820" w:type="dxa"/>
            <w:gridSpan w:val="2"/>
          </w:tcPr>
          <w:p w:rsidRPr="002E3794" w:rsidR="00537F94" w:rsidP="00537F94" w:rsidRDefault="00537F94" w14:paraId="0EDEB79F" w14:textId="41452530">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0±3%</w:t>
            </w:r>
          </w:p>
        </w:tc>
      </w:tr>
      <w:tr w:rsidRPr="002E3794" w:rsidR="00537F94" w:rsidTr="002E3794" w14:paraId="4CC8DCA5" w14:textId="77777777">
        <w:tc>
          <w:tcPr>
            <w:tcW w:w="3397" w:type="dxa"/>
          </w:tcPr>
          <w:p w:rsidRPr="002E3794" w:rsidR="00537F94" w:rsidP="00084A2F" w:rsidRDefault="00537F94" w14:paraId="7DFAA82C" w14:textId="74438534">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 xml:space="preserve">Temperature coefficients of </w:t>
            </w:r>
            <w:proofErr w:type="spellStart"/>
            <w:r w:rsidRPr="002E3794">
              <w:rPr>
                <w:rFonts w:asciiTheme="minorHAnsi" w:hAnsiTheme="minorHAnsi" w:cstheme="minorHAnsi"/>
                <w:sz w:val="20"/>
                <w:szCs w:val="20"/>
                <w:lang w:val="en-US"/>
              </w:rPr>
              <w:t>Pmax</w:t>
            </w:r>
            <w:proofErr w:type="spellEnd"/>
          </w:p>
        </w:tc>
        <w:tc>
          <w:tcPr>
            <w:tcW w:w="4820" w:type="dxa"/>
            <w:gridSpan w:val="2"/>
          </w:tcPr>
          <w:p w:rsidRPr="002E3794" w:rsidR="00537F94" w:rsidP="00537F94" w:rsidRDefault="00537F94" w14:paraId="28227400" w14:textId="21CAEA1E">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-0,30%/ºC</w:t>
            </w:r>
          </w:p>
        </w:tc>
      </w:tr>
      <w:tr w:rsidRPr="002E3794" w:rsidR="00537F94" w:rsidTr="002E3794" w14:paraId="59BFC45D" w14:textId="77777777">
        <w:tc>
          <w:tcPr>
            <w:tcW w:w="3397" w:type="dxa"/>
          </w:tcPr>
          <w:p w:rsidRPr="002E3794" w:rsidR="00537F94" w:rsidP="00084A2F" w:rsidRDefault="00537F94" w14:paraId="0A4483EB" w14:textId="7F2AAB25">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 xml:space="preserve">Temperature coefficients of </w:t>
            </w:r>
            <w:proofErr w:type="spellStart"/>
            <w:r w:rsidRPr="002E3794">
              <w:rPr>
                <w:rFonts w:asciiTheme="minorHAnsi" w:hAnsiTheme="minorHAnsi" w:cstheme="minorHAnsi"/>
                <w:sz w:val="20"/>
                <w:szCs w:val="20"/>
                <w:lang w:val="en-US"/>
              </w:rPr>
              <w:t>Voc</w:t>
            </w:r>
            <w:proofErr w:type="spellEnd"/>
          </w:p>
        </w:tc>
        <w:tc>
          <w:tcPr>
            <w:tcW w:w="4820" w:type="dxa"/>
            <w:gridSpan w:val="2"/>
          </w:tcPr>
          <w:p w:rsidRPr="002E3794" w:rsidR="00537F94" w:rsidP="00537F94" w:rsidRDefault="00537F94" w14:paraId="7A884B5A" w14:textId="23ACD949">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-0,35%/ºC</w:t>
            </w:r>
          </w:p>
        </w:tc>
      </w:tr>
      <w:tr w:rsidRPr="002E3794" w:rsidR="00537F94" w:rsidTr="002E3794" w14:paraId="0718EAD3" w14:textId="77777777">
        <w:tc>
          <w:tcPr>
            <w:tcW w:w="3397" w:type="dxa"/>
          </w:tcPr>
          <w:p w:rsidRPr="002E3794" w:rsidR="00537F94" w:rsidP="00537F94" w:rsidRDefault="00537F94" w14:paraId="513A9845" w14:textId="5B80473A">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 xml:space="preserve">Temperature coefficients of </w:t>
            </w:r>
            <w:proofErr w:type="spellStart"/>
            <w:r w:rsidRPr="002E3794">
              <w:rPr>
                <w:rFonts w:asciiTheme="minorHAnsi" w:hAnsiTheme="minorHAnsi" w:cstheme="minorHAnsi"/>
                <w:sz w:val="20"/>
                <w:szCs w:val="20"/>
                <w:lang w:val="en-US"/>
              </w:rPr>
              <w:t>Isc</w:t>
            </w:r>
            <w:proofErr w:type="spellEnd"/>
          </w:p>
        </w:tc>
        <w:tc>
          <w:tcPr>
            <w:tcW w:w="4820" w:type="dxa"/>
            <w:gridSpan w:val="2"/>
          </w:tcPr>
          <w:p w:rsidRPr="002E3794" w:rsidR="00537F94" w:rsidP="00537F94" w:rsidRDefault="00537F94" w14:paraId="57DAFC96" w14:textId="3EA2B863">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0,046%/ºC</w:t>
            </w:r>
          </w:p>
        </w:tc>
      </w:tr>
      <w:tr w:rsidRPr="002E3794" w:rsidR="00537F94" w:rsidTr="002E3794" w14:paraId="3BACFBF5" w14:textId="77777777">
        <w:tc>
          <w:tcPr>
            <w:tcW w:w="3397" w:type="dxa"/>
          </w:tcPr>
          <w:p w:rsidRPr="002E3794" w:rsidR="00537F94" w:rsidP="00537F94" w:rsidRDefault="00537F94" w14:paraId="7484518E" w14:textId="5406F49C">
            <w:pPr>
              <w:pStyle w:val="Prrafo"/>
              <w:spacing w:before="0" w:after="0"/>
              <w:ind w:left="0"/>
              <w:rPr>
                <w:rFonts w:asciiTheme="minorHAnsi" w:hAnsiTheme="minorHAnsi" w:cstheme="minorHAnsi"/>
                <w:sz w:val="20"/>
                <w:szCs w:val="20"/>
                <w:lang w:val="en-US"/>
              </w:rPr>
            </w:pPr>
            <w:r w:rsidRPr="002E3794">
              <w:rPr>
                <w:rFonts w:asciiTheme="minorHAnsi" w:hAnsiTheme="minorHAnsi" w:cstheme="minorHAnsi"/>
                <w:sz w:val="20"/>
                <w:szCs w:val="20"/>
                <w:lang w:val="en-US"/>
              </w:rPr>
              <w:t>Bifacial Factor</w:t>
            </w:r>
          </w:p>
        </w:tc>
        <w:tc>
          <w:tcPr>
            <w:tcW w:w="4820" w:type="dxa"/>
            <w:gridSpan w:val="2"/>
          </w:tcPr>
          <w:p w:rsidRPr="002E3794" w:rsidR="00537F94" w:rsidP="00537F94" w:rsidRDefault="00537F94" w14:paraId="29018DE3" w14:textId="58906B3B">
            <w:pPr>
              <w:pStyle w:val="Prrafo"/>
              <w:spacing w:before="0" w:after="0"/>
              <w:ind w:left="0"/>
              <w:jc w:val="center"/>
              <w:rPr>
                <w:rFonts w:asciiTheme="minorHAnsi" w:hAnsiTheme="minorHAnsi" w:cstheme="minorHAnsi"/>
                <w:sz w:val="20"/>
                <w:szCs w:val="20"/>
                <w:lang w:val="en-US"/>
              </w:rPr>
            </w:pPr>
            <w:r w:rsidRPr="002E3794">
              <w:rPr>
                <w:rFonts w:asciiTheme="minorHAnsi" w:hAnsiTheme="minorHAnsi" w:cstheme="minorHAnsi"/>
                <w:sz w:val="20"/>
                <w:szCs w:val="20"/>
                <w:lang w:val="en-US"/>
              </w:rPr>
              <w:t>80±5%</w:t>
            </w:r>
          </w:p>
        </w:tc>
      </w:tr>
    </w:tbl>
    <w:p w:rsidRPr="00A348CA" w:rsidR="00537F94" w:rsidP="00537F94" w:rsidRDefault="00537F94" w14:paraId="11D38FC8" w14:textId="33A7A054">
      <w:pPr>
        <w:pStyle w:val="Descripcin"/>
        <w:spacing w:before="120"/>
        <w:jc w:val="center"/>
        <w:rPr>
          <w:lang w:val="en-US"/>
        </w:rPr>
      </w:pPr>
      <w:bookmarkStart w:name="_Toc140232703" w:id="41"/>
      <w:r w:rsidRPr="00A348CA">
        <w:rPr>
          <w:lang w:val="en-US"/>
        </w:rPr>
        <w:t xml:space="preserve">Table </w:t>
      </w:r>
      <w:r w:rsidRPr="00A348CA">
        <w:rPr>
          <w:lang w:val="en-US"/>
        </w:rPr>
        <w:fldChar w:fldCharType="begin"/>
      </w:r>
      <w:r w:rsidRPr="00A348CA">
        <w:rPr>
          <w:lang w:val="en-US"/>
        </w:rPr>
        <w:instrText xml:space="preserve"> SEQ Table \* ARABIC </w:instrText>
      </w:r>
      <w:r w:rsidRPr="00A348CA">
        <w:rPr>
          <w:lang w:val="en-US"/>
        </w:rPr>
        <w:fldChar w:fldCharType="separate"/>
      </w:r>
      <w:r w:rsidRPr="00A348CA">
        <w:rPr>
          <w:lang w:val="en-US"/>
        </w:rPr>
        <w:t>1</w:t>
      </w:r>
      <w:r>
        <w:rPr>
          <w:lang w:val="en-US"/>
        </w:rPr>
        <w:t>4</w:t>
      </w:r>
      <w:r w:rsidRPr="00A348CA">
        <w:rPr>
          <w:lang w:val="en-US"/>
        </w:rPr>
        <w:fldChar w:fldCharType="end"/>
      </w:r>
      <w:r w:rsidRPr="00A348CA">
        <w:rPr>
          <w:lang w:val="en-US"/>
        </w:rPr>
        <w:t xml:space="preserve"> Module Model</w:t>
      </w:r>
      <w:r>
        <w:rPr>
          <w:lang w:val="en-US"/>
        </w:rPr>
        <w:t>. Electrical Characteristics</w:t>
      </w:r>
      <w:bookmarkEnd w:id="41"/>
    </w:p>
    <w:p w:rsidRPr="00A348CA" w:rsidR="00C87D97" w:rsidP="00CF0E48" w:rsidRDefault="00537F94" w14:paraId="2FFBB84A" w14:textId="6A579D4C">
      <w:pPr>
        <w:pStyle w:val="Prrafo"/>
        <w:rPr>
          <w:lang w:val="en-US"/>
        </w:rPr>
      </w:pPr>
      <w:r>
        <w:rPr>
          <w:lang w:val="en-US"/>
        </w:rPr>
        <w:t>More m</w:t>
      </w:r>
      <w:r w:rsidRPr="00A348CA">
        <w:rPr>
          <w:lang w:val="en-US"/>
        </w:rPr>
        <w:t xml:space="preserve">odule features </w:t>
      </w:r>
      <w:r>
        <w:rPr>
          <w:lang w:val="en-US"/>
        </w:rPr>
        <w:t xml:space="preserve">and </w:t>
      </w:r>
      <w:r w:rsidRPr="00A348CA">
        <w:rPr>
          <w:lang w:val="en-US"/>
        </w:rPr>
        <w:t xml:space="preserve">details can be found on </w:t>
      </w:r>
      <w:r>
        <w:rPr>
          <w:lang w:val="en-US"/>
        </w:rPr>
        <w:t>ref</w:t>
      </w:r>
      <w:r w:rsidR="00EB14FA">
        <w:rPr>
          <w:lang w:val="en-US"/>
        </w:rPr>
        <w:t>erence</w:t>
      </w:r>
      <w:r>
        <w:rPr>
          <w:lang w:val="en-US"/>
        </w:rPr>
        <w:t xml:space="preserve"> [36]</w:t>
      </w:r>
      <w:r w:rsidRPr="00A348CA">
        <w:rPr>
          <w:lang w:val="en-US"/>
        </w:rPr>
        <w:t>.</w:t>
      </w:r>
    </w:p>
    <w:p w:rsidRPr="00A348CA" w:rsidR="00642BF1" w:rsidP="0033067A" w:rsidRDefault="00E61AF8" w14:paraId="235CC337" w14:textId="6F29399A">
      <w:pPr>
        <w:pStyle w:val="Ttulo2"/>
        <w:rPr>
          <w:lang w:val="en-US"/>
        </w:rPr>
      </w:pPr>
      <w:bookmarkStart w:name="_Toc140232945" w:id="42"/>
      <w:r w:rsidRPr="00A348CA">
        <w:rPr>
          <w:lang w:val="en-US"/>
        </w:rPr>
        <w:t>INVERTERS</w:t>
      </w:r>
      <w:bookmarkEnd w:id="42"/>
    </w:p>
    <w:p w:rsidR="006D6AD1" w:rsidP="002F6702" w:rsidRDefault="002F6702" w14:paraId="20A53056" w14:textId="149F4CD5">
      <w:pPr>
        <w:pStyle w:val="Prrafo"/>
        <w:rPr>
          <w:lang w:val="en-US"/>
        </w:rPr>
      </w:pPr>
      <w:r w:rsidRPr="00A348CA">
        <w:rPr>
          <w:lang w:val="en-US"/>
        </w:rPr>
        <w:t xml:space="preserve">The </w:t>
      </w:r>
      <w:r w:rsidR="006D6AD1">
        <w:rPr>
          <w:lang w:val="en-US"/>
        </w:rPr>
        <w:t xml:space="preserve">154 String </w:t>
      </w:r>
      <w:r w:rsidRPr="00A348CA">
        <w:rPr>
          <w:lang w:val="en-US"/>
        </w:rPr>
        <w:t xml:space="preserve">Inverters selected for the PV plant are </w:t>
      </w:r>
      <w:proofErr w:type="spellStart"/>
      <w:r w:rsidR="006D6AD1">
        <w:rPr>
          <w:lang w:val="en-US"/>
        </w:rPr>
        <w:t>Sungrow</w:t>
      </w:r>
      <w:proofErr w:type="spellEnd"/>
      <w:r w:rsidR="006D6AD1">
        <w:rPr>
          <w:lang w:val="en-US"/>
        </w:rPr>
        <w:t xml:space="preserve"> model SG350H of 320 kVA @30ºC, 320 kVA@40ºC of nominal power.</w:t>
      </w:r>
    </w:p>
    <w:tbl>
      <w:tblPr>
        <w:tblStyle w:val="Tablaconcuadrcula"/>
        <w:tblW w:w="0" w:type="auto"/>
        <w:tblInd w:w="567" w:type="dxa"/>
        <w:tblLook w:val="04A0" w:firstRow="1" w:lastRow="0" w:firstColumn="1" w:lastColumn="0" w:noHBand="0" w:noVBand="1"/>
      </w:tblPr>
      <w:tblGrid>
        <w:gridCol w:w="3823"/>
        <w:gridCol w:w="4536"/>
      </w:tblGrid>
      <w:tr w:rsidRPr="00FD2624" w:rsidR="001A2977" w:rsidTr="006D6AD1" w14:paraId="7C8686AA" w14:textId="77777777">
        <w:tc>
          <w:tcPr>
            <w:tcW w:w="8359" w:type="dxa"/>
            <w:gridSpan w:val="2"/>
            <w:shd w:val="clear" w:color="auto" w:fill="D9D9D9" w:themeFill="background1" w:themeFillShade="D9"/>
          </w:tcPr>
          <w:p w:rsidRPr="00FD2624" w:rsidR="001A2977" w:rsidP="006D6AD1" w:rsidRDefault="006D6AD1" w14:paraId="46105B2C" w14:textId="7540633D">
            <w:pPr>
              <w:pStyle w:val="Prrafo"/>
              <w:spacing w:before="0" w:after="0" w:line="276" w:lineRule="auto"/>
              <w:ind w:left="0"/>
              <w:jc w:val="center"/>
              <w:rPr>
                <w:b/>
                <w:lang w:val="en-US"/>
              </w:rPr>
            </w:pPr>
            <w:r>
              <w:rPr>
                <w:b/>
                <w:lang w:val="en-US"/>
              </w:rPr>
              <w:t>Electrical</w:t>
            </w:r>
            <w:r w:rsidRPr="00FD2624" w:rsidR="001A2977">
              <w:rPr>
                <w:b/>
                <w:lang w:val="en-US"/>
              </w:rPr>
              <w:t xml:space="preserve"> Characteristics</w:t>
            </w:r>
          </w:p>
        </w:tc>
      </w:tr>
      <w:tr w:rsidRPr="00FD2624" w:rsidR="001A2977" w:rsidTr="006D6AD1" w14:paraId="62912B7D" w14:textId="77777777">
        <w:tc>
          <w:tcPr>
            <w:tcW w:w="8359" w:type="dxa"/>
            <w:gridSpan w:val="2"/>
            <w:shd w:val="clear" w:color="auto" w:fill="D9D9D9" w:themeFill="background1" w:themeFillShade="D9"/>
          </w:tcPr>
          <w:p w:rsidRPr="00FD2624" w:rsidR="001A2977" w:rsidP="006D6AD1" w:rsidRDefault="001A2977" w14:paraId="3DAAF54C" w14:textId="0A873375">
            <w:pPr>
              <w:pStyle w:val="Prrafo"/>
              <w:spacing w:before="0" w:after="0" w:line="276" w:lineRule="auto"/>
              <w:ind w:left="0"/>
              <w:jc w:val="center"/>
              <w:rPr>
                <w:b/>
                <w:lang w:val="en-US"/>
              </w:rPr>
            </w:pPr>
            <w:r>
              <w:rPr>
                <w:b/>
                <w:lang w:val="en-US"/>
              </w:rPr>
              <w:t>Input (DC)</w:t>
            </w:r>
          </w:p>
        </w:tc>
      </w:tr>
      <w:tr w:rsidRPr="00FD2624" w:rsidR="001A2977" w:rsidTr="006D6AD1" w14:paraId="6C9C0789" w14:textId="77777777">
        <w:tc>
          <w:tcPr>
            <w:tcW w:w="3823" w:type="dxa"/>
          </w:tcPr>
          <w:p w:rsidRPr="00FD2624" w:rsidR="001A2977" w:rsidP="006D6AD1" w:rsidRDefault="001A2977" w14:paraId="4FE9263C" w14:textId="36F9F3FC">
            <w:pPr>
              <w:pStyle w:val="Prrafo"/>
              <w:spacing w:before="0" w:after="0" w:line="276" w:lineRule="auto"/>
              <w:ind w:left="0"/>
              <w:rPr>
                <w:sz w:val="18"/>
                <w:szCs w:val="18"/>
                <w:lang w:val="en-US"/>
              </w:rPr>
            </w:pPr>
            <w:r>
              <w:rPr>
                <w:sz w:val="18"/>
                <w:szCs w:val="18"/>
                <w:lang w:val="en-US"/>
              </w:rPr>
              <w:t>Max. PV input voltage</w:t>
            </w:r>
          </w:p>
        </w:tc>
        <w:tc>
          <w:tcPr>
            <w:tcW w:w="4536" w:type="dxa"/>
          </w:tcPr>
          <w:p w:rsidRPr="00FD2624" w:rsidR="001A2977" w:rsidP="006D6AD1" w:rsidRDefault="001A2977" w14:paraId="3E6CBD04" w14:textId="2287F5F3">
            <w:pPr>
              <w:pStyle w:val="Prrafo"/>
              <w:spacing w:before="0" w:after="0" w:line="276" w:lineRule="auto"/>
              <w:ind w:left="0"/>
              <w:jc w:val="center"/>
              <w:rPr>
                <w:sz w:val="18"/>
                <w:szCs w:val="18"/>
                <w:lang w:val="en-US"/>
              </w:rPr>
            </w:pPr>
            <w:r>
              <w:rPr>
                <w:sz w:val="18"/>
                <w:szCs w:val="18"/>
                <w:lang w:val="en-US"/>
              </w:rPr>
              <w:t>1500 V</w:t>
            </w:r>
          </w:p>
        </w:tc>
      </w:tr>
      <w:tr w:rsidRPr="00FD2624" w:rsidR="001A2977" w:rsidTr="006D6AD1" w14:paraId="2F9578C5" w14:textId="77777777">
        <w:tc>
          <w:tcPr>
            <w:tcW w:w="3823" w:type="dxa"/>
          </w:tcPr>
          <w:p w:rsidRPr="00FD2624" w:rsidR="001A2977" w:rsidP="006D6AD1" w:rsidRDefault="001A2977" w14:paraId="38D9FEBE" w14:textId="07D1D7FF">
            <w:pPr>
              <w:pStyle w:val="Prrafo"/>
              <w:spacing w:before="0" w:after="0" w:line="276" w:lineRule="auto"/>
              <w:ind w:left="0"/>
              <w:rPr>
                <w:sz w:val="18"/>
                <w:szCs w:val="18"/>
                <w:lang w:val="en-US"/>
              </w:rPr>
            </w:pPr>
            <w:r>
              <w:rPr>
                <w:sz w:val="18"/>
                <w:szCs w:val="18"/>
                <w:lang w:val="en-US"/>
              </w:rPr>
              <w:t>Min. PV input voltage/Startup input voltage</w:t>
            </w:r>
          </w:p>
        </w:tc>
        <w:tc>
          <w:tcPr>
            <w:tcW w:w="4536" w:type="dxa"/>
          </w:tcPr>
          <w:p w:rsidRPr="00FD2624" w:rsidR="001A2977" w:rsidP="006D6AD1" w:rsidRDefault="001A2977" w14:paraId="1E0E8F20" w14:textId="544043CC">
            <w:pPr>
              <w:pStyle w:val="Prrafo"/>
              <w:spacing w:before="0" w:after="0" w:line="276" w:lineRule="auto"/>
              <w:ind w:left="0"/>
              <w:jc w:val="center"/>
              <w:rPr>
                <w:sz w:val="18"/>
                <w:szCs w:val="18"/>
                <w:lang w:val="en-US"/>
              </w:rPr>
            </w:pPr>
            <w:r>
              <w:rPr>
                <w:sz w:val="18"/>
                <w:szCs w:val="18"/>
                <w:lang w:val="en-US"/>
              </w:rPr>
              <w:t>500 V / 550 V</w:t>
            </w:r>
          </w:p>
        </w:tc>
      </w:tr>
      <w:tr w:rsidRPr="00FD2624" w:rsidR="001A2977" w:rsidTr="006D6AD1" w14:paraId="6E32A827" w14:textId="77777777">
        <w:tc>
          <w:tcPr>
            <w:tcW w:w="3823" w:type="dxa"/>
          </w:tcPr>
          <w:p w:rsidRPr="00FD2624" w:rsidR="001A2977" w:rsidP="006D6AD1" w:rsidRDefault="001A2977" w14:paraId="1446F59C" w14:textId="01279E9B">
            <w:pPr>
              <w:pStyle w:val="Prrafo"/>
              <w:spacing w:before="0" w:after="0" w:line="276" w:lineRule="auto"/>
              <w:ind w:left="0"/>
              <w:rPr>
                <w:sz w:val="18"/>
                <w:szCs w:val="18"/>
                <w:lang w:val="en-US"/>
              </w:rPr>
            </w:pPr>
            <w:r>
              <w:rPr>
                <w:sz w:val="18"/>
                <w:szCs w:val="18"/>
                <w:lang w:val="en-US"/>
              </w:rPr>
              <w:t>Nominal PV input voltage</w:t>
            </w:r>
          </w:p>
        </w:tc>
        <w:tc>
          <w:tcPr>
            <w:tcW w:w="4536" w:type="dxa"/>
          </w:tcPr>
          <w:p w:rsidRPr="00FD2624" w:rsidR="001A2977" w:rsidP="006D6AD1" w:rsidRDefault="001A2977" w14:paraId="01492590" w14:textId="16063934">
            <w:pPr>
              <w:pStyle w:val="Prrafo"/>
              <w:spacing w:before="0" w:after="0" w:line="276" w:lineRule="auto"/>
              <w:ind w:left="0"/>
              <w:jc w:val="center"/>
              <w:rPr>
                <w:sz w:val="18"/>
                <w:szCs w:val="18"/>
                <w:lang w:val="en-US"/>
              </w:rPr>
            </w:pPr>
            <w:r>
              <w:rPr>
                <w:sz w:val="18"/>
                <w:szCs w:val="18"/>
                <w:lang w:val="en-US"/>
              </w:rPr>
              <w:t>1080 V</w:t>
            </w:r>
          </w:p>
        </w:tc>
      </w:tr>
      <w:tr w:rsidRPr="00FD2624" w:rsidR="001A2977" w:rsidTr="006D6AD1" w14:paraId="0993C69E" w14:textId="77777777">
        <w:tc>
          <w:tcPr>
            <w:tcW w:w="3823" w:type="dxa"/>
          </w:tcPr>
          <w:p w:rsidRPr="00FD2624" w:rsidR="001A2977" w:rsidP="001A2977" w:rsidRDefault="001A2977" w14:paraId="2869CBC5" w14:textId="5209E904">
            <w:pPr>
              <w:pStyle w:val="Prrafo"/>
              <w:spacing w:before="0" w:after="0" w:line="276" w:lineRule="auto"/>
              <w:ind w:left="0"/>
              <w:rPr>
                <w:sz w:val="18"/>
                <w:szCs w:val="18"/>
                <w:lang w:val="en-US"/>
              </w:rPr>
            </w:pPr>
            <w:proofErr w:type="spellStart"/>
            <w:r>
              <w:rPr>
                <w:sz w:val="18"/>
                <w:szCs w:val="18"/>
                <w:lang w:val="en-US"/>
              </w:rPr>
              <w:t>Mpp</w:t>
            </w:r>
            <w:proofErr w:type="spellEnd"/>
            <w:r>
              <w:rPr>
                <w:sz w:val="18"/>
                <w:szCs w:val="18"/>
                <w:lang w:val="en-US"/>
              </w:rPr>
              <w:t xml:space="preserve"> voltage range</w:t>
            </w:r>
          </w:p>
        </w:tc>
        <w:tc>
          <w:tcPr>
            <w:tcW w:w="4536" w:type="dxa"/>
          </w:tcPr>
          <w:p w:rsidRPr="00FD2624" w:rsidR="001A2977" w:rsidP="001A2977" w:rsidRDefault="001A2977" w14:paraId="7DBAFD49" w14:textId="33C3E01D">
            <w:pPr>
              <w:pStyle w:val="Prrafo"/>
              <w:spacing w:before="0" w:after="0" w:line="276" w:lineRule="auto"/>
              <w:ind w:left="0"/>
              <w:jc w:val="center"/>
              <w:rPr>
                <w:sz w:val="18"/>
                <w:szCs w:val="18"/>
                <w:lang w:val="en-US"/>
              </w:rPr>
            </w:pPr>
            <w:r>
              <w:rPr>
                <w:sz w:val="18"/>
                <w:szCs w:val="18"/>
                <w:lang w:val="en-US"/>
              </w:rPr>
              <w:t>500 V / 5100 V</w:t>
            </w:r>
          </w:p>
        </w:tc>
      </w:tr>
      <w:tr w:rsidRPr="00FD2624" w:rsidR="001A2977" w:rsidTr="006D6AD1" w14:paraId="5EA02082" w14:textId="77777777">
        <w:tc>
          <w:tcPr>
            <w:tcW w:w="3823" w:type="dxa"/>
          </w:tcPr>
          <w:p w:rsidRPr="00FD2624" w:rsidR="001A2977" w:rsidP="001A2977" w:rsidRDefault="001A2977" w14:paraId="053760DC" w14:textId="3DDA1C44">
            <w:pPr>
              <w:pStyle w:val="Prrafo"/>
              <w:spacing w:before="0" w:after="0" w:line="276" w:lineRule="auto"/>
              <w:ind w:left="0"/>
              <w:rPr>
                <w:sz w:val="18"/>
                <w:szCs w:val="18"/>
                <w:lang w:val="en-US"/>
              </w:rPr>
            </w:pPr>
            <w:r>
              <w:rPr>
                <w:sz w:val="18"/>
                <w:szCs w:val="18"/>
                <w:lang w:val="en-US"/>
              </w:rPr>
              <w:t>No. of independent MPP inputs</w:t>
            </w:r>
          </w:p>
        </w:tc>
        <w:tc>
          <w:tcPr>
            <w:tcW w:w="4536" w:type="dxa"/>
          </w:tcPr>
          <w:p w:rsidRPr="00FD2624" w:rsidR="001A2977" w:rsidP="001A2977" w:rsidRDefault="001A2977" w14:paraId="388B9A02" w14:textId="416E27F5">
            <w:pPr>
              <w:pStyle w:val="Prrafo"/>
              <w:spacing w:before="0" w:after="0" w:line="276" w:lineRule="auto"/>
              <w:ind w:left="0"/>
              <w:jc w:val="center"/>
              <w:rPr>
                <w:sz w:val="18"/>
                <w:szCs w:val="18"/>
                <w:lang w:val="en-US"/>
              </w:rPr>
            </w:pPr>
            <w:r>
              <w:rPr>
                <w:sz w:val="18"/>
                <w:szCs w:val="18"/>
                <w:lang w:val="en-US"/>
              </w:rPr>
              <w:t>12 (optional 14/16)</w:t>
            </w:r>
          </w:p>
        </w:tc>
      </w:tr>
      <w:tr w:rsidRPr="00FD2624" w:rsidR="001A2977" w:rsidTr="006D6AD1" w14:paraId="2B9B33ED" w14:textId="77777777">
        <w:tc>
          <w:tcPr>
            <w:tcW w:w="3823" w:type="dxa"/>
          </w:tcPr>
          <w:p w:rsidRPr="00FD2624" w:rsidR="001A2977" w:rsidP="001A2977" w:rsidRDefault="001A2977" w14:paraId="400BF6A4" w14:textId="2956BD29">
            <w:pPr>
              <w:pStyle w:val="Prrafo"/>
              <w:spacing w:before="0" w:after="0" w:line="276" w:lineRule="auto"/>
              <w:ind w:left="0"/>
              <w:rPr>
                <w:sz w:val="18"/>
                <w:szCs w:val="18"/>
                <w:lang w:val="en-US"/>
              </w:rPr>
            </w:pPr>
            <w:r>
              <w:rPr>
                <w:sz w:val="18"/>
                <w:szCs w:val="18"/>
                <w:lang w:val="en-US"/>
              </w:rPr>
              <w:t>Max number of input connector per MPPT</w:t>
            </w:r>
          </w:p>
        </w:tc>
        <w:tc>
          <w:tcPr>
            <w:tcW w:w="4536" w:type="dxa"/>
          </w:tcPr>
          <w:p w:rsidRPr="00FD2624" w:rsidR="001A2977" w:rsidP="001A2977" w:rsidRDefault="001A2977" w14:paraId="2601BC22" w14:textId="650E9E99">
            <w:pPr>
              <w:pStyle w:val="Prrafo"/>
              <w:spacing w:before="0" w:after="0" w:line="276" w:lineRule="auto"/>
              <w:ind w:left="0"/>
              <w:jc w:val="center"/>
              <w:rPr>
                <w:sz w:val="18"/>
                <w:szCs w:val="18"/>
                <w:lang w:val="en-US"/>
              </w:rPr>
            </w:pPr>
            <w:r>
              <w:rPr>
                <w:sz w:val="18"/>
                <w:szCs w:val="18"/>
                <w:lang w:val="en-US"/>
              </w:rPr>
              <w:t>2</w:t>
            </w:r>
          </w:p>
        </w:tc>
      </w:tr>
      <w:tr w:rsidRPr="00FD2624" w:rsidR="001A2977" w:rsidTr="006D6AD1" w14:paraId="4357CEC7" w14:textId="77777777">
        <w:tc>
          <w:tcPr>
            <w:tcW w:w="3823" w:type="dxa"/>
          </w:tcPr>
          <w:p w:rsidRPr="00FD2624" w:rsidR="001A2977" w:rsidP="001A2977" w:rsidRDefault="001A2977" w14:paraId="7C23E130" w14:textId="0A45B030">
            <w:pPr>
              <w:pStyle w:val="Prrafo"/>
              <w:spacing w:before="0" w:after="0" w:line="276" w:lineRule="auto"/>
              <w:ind w:left="0"/>
              <w:rPr>
                <w:sz w:val="18"/>
                <w:szCs w:val="18"/>
                <w:lang w:val="en-US"/>
              </w:rPr>
            </w:pPr>
            <w:r>
              <w:rPr>
                <w:sz w:val="18"/>
                <w:szCs w:val="18"/>
                <w:lang w:val="en-US"/>
              </w:rPr>
              <w:t>Max. PV input current</w:t>
            </w:r>
          </w:p>
        </w:tc>
        <w:tc>
          <w:tcPr>
            <w:tcW w:w="4536" w:type="dxa"/>
          </w:tcPr>
          <w:p w:rsidRPr="00FD2624" w:rsidR="001A2977" w:rsidP="001A2977" w:rsidRDefault="001A2977" w14:paraId="0782E354" w14:textId="233183A7">
            <w:pPr>
              <w:pStyle w:val="Prrafo"/>
              <w:spacing w:before="0" w:after="0" w:line="276" w:lineRule="auto"/>
              <w:ind w:left="0"/>
              <w:jc w:val="center"/>
              <w:rPr>
                <w:sz w:val="18"/>
                <w:szCs w:val="18"/>
                <w:lang w:val="en-US"/>
              </w:rPr>
            </w:pPr>
            <w:r>
              <w:rPr>
                <w:sz w:val="18"/>
                <w:szCs w:val="18"/>
                <w:lang w:val="en-US"/>
              </w:rPr>
              <w:t>12*40 A (optional:14*30 A /16*30 A)</w:t>
            </w:r>
          </w:p>
        </w:tc>
      </w:tr>
      <w:tr w:rsidRPr="00FD2624" w:rsidR="001A2977" w:rsidTr="006D6AD1" w14:paraId="0DDE15E0" w14:textId="77777777">
        <w:tc>
          <w:tcPr>
            <w:tcW w:w="3823" w:type="dxa"/>
          </w:tcPr>
          <w:p w:rsidRPr="00FD2624" w:rsidR="001A2977" w:rsidP="001A2977" w:rsidRDefault="001A2977" w14:paraId="1AA48A27" w14:textId="280FCF9F">
            <w:pPr>
              <w:pStyle w:val="Prrafo"/>
              <w:spacing w:before="0" w:after="0" w:line="276" w:lineRule="auto"/>
              <w:ind w:left="0"/>
              <w:rPr>
                <w:sz w:val="18"/>
                <w:szCs w:val="18"/>
                <w:lang w:val="en-US"/>
              </w:rPr>
            </w:pPr>
            <w:r>
              <w:rPr>
                <w:sz w:val="18"/>
                <w:szCs w:val="18"/>
                <w:lang w:val="en-US"/>
              </w:rPr>
              <w:t>Max DC short-circuit current per MPPT</w:t>
            </w:r>
          </w:p>
        </w:tc>
        <w:tc>
          <w:tcPr>
            <w:tcW w:w="4536" w:type="dxa"/>
          </w:tcPr>
          <w:p w:rsidRPr="00FD2624" w:rsidR="001A2977" w:rsidP="001A2977" w:rsidRDefault="001A2977" w14:paraId="3554B630" w14:textId="35795984">
            <w:pPr>
              <w:pStyle w:val="Prrafo"/>
              <w:spacing w:before="0" w:after="0" w:line="276" w:lineRule="auto"/>
              <w:ind w:left="0"/>
              <w:jc w:val="center"/>
              <w:rPr>
                <w:sz w:val="18"/>
                <w:szCs w:val="18"/>
                <w:lang w:val="en-US"/>
              </w:rPr>
            </w:pPr>
            <w:r>
              <w:rPr>
                <w:sz w:val="18"/>
                <w:szCs w:val="18"/>
                <w:lang w:val="en-US"/>
              </w:rPr>
              <w:t>60 A</w:t>
            </w:r>
          </w:p>
        </w:tc>
      </w:tr>
      <w:tr w:rsidRPr="00FD2624" w:rsidR="001A2977" w:rsidTr="006D6AD1" w14:paraId="2F135D79" w14:textId="77777777">
        <w:tc>
          <w:tcPr>
            <w:tcW w:w="8359" w:type="dxa"/>
            <w:gridSpan w:val="2"/>
            <w:shd w:val="clear" w:color="auto" w:fill="D9D9D9" w:themeFill="background1" w:themeFillShade="D9"/>
          </w:tcPr>
          <w:p w:rsidRPr="006D6AD1" w:rsidR="001A2977" w:rsidP="001A2977" w:rsidRDefault="001A2977" w14:paraId="5B783EF0" w14:textId="0C9C7DB8">
            <w:pPr>
              <w:pStyle w:val="Prrafo"/>
              <w:spacing w:before="0" w:after="0" w:line="276" w:lineRule="auto"/>
              <w:ind w:left="0"/>
              <w:jc w:val="center"/>
              <w:rPr>
                <w:b/>
                <w:sz w:val="20"/>
                <w:szCs w:val="20"/>
                <w:lang w:val="en-US"/>
              </w:rPr>
            </w:pPr>
            <w:r w:rsidRPr="006D6AD1">
              <w:rPr>
                <w:b/>
                <w:sz w:val="20"/>
                <w:szCs w:val="20"/>
                <w:lang w:val="en-US"/>
              </w:rPr>
              <w:t>Output (AC)</w:t>
            </w:r>
          </w:p>
        </w:tc>
      </w:tr>
      <w:tr w:rsidRPr="006D6AD1" w:rsidR="001A2977" w:rsidTr="006D6AD1" w14:paraId="42EBB9F2" w14:textId="77777777">
        <w:tc>
          <w:tcPr>
            <w:tcW w:w="3823" w:type="dxa"/>
          </w:tcPr>
          <w:p w:rsidRPr="00FD2624" w:rsidR="001A2977" w:rsidP="001A2977" w:rsidRDefault="001A2977" w14:paraId="298DF3A5" w14:textId="77BBEA25">
            <w:pPr>
              <w:pStyle w:val="Prrafo"/>
              <w:spacing w:before="0" w:after="0" w:line="276" w:lineRule="auto"/>
              <w:ind w:left="0"/>
              <w:rPr>
                <w:sz w:val="18"/>
                <w:szCs w:val="18"/>
                <w:lang w:val="en-US"/>
              </w:rPr>
            </w:pPr>
            <w:r>
              <w:rPr>
                <w:sz w:val="18"/>
                <w:szCs w:val="18"/>
                <w:lang w:val="en-US"/>
              </w:rPr>
              <w:t>AC output power</w:t>
            </w:r>
          </w:p>
        </w:tc>
        <w:tc>
          <w:tcPr>
            <w:tcW w:w="4536" w:type="dxa"/>
          </w:tcPr>
          <w:p w:rsidRPr="006D6AD1" w:rsidR="001A2977" w:rsidP="001A2977" w:rsidRDefault="006D6AD1" w14:paraId="45C8C99F" w14:textId="08BE3300">
            <w:pPr>
              <w:pStyle w:val="Prrafo"/>
              <w:spacing w:before="0" w:after="0" w:line="276" w:lineRule="auto"/>
              <w:ind w:left="0"/>
              <w:jc w:val="center"/>
              <w:rPr>
                <w:sz w:val="18"/>
                <w:szCs w:val="18"/>
              </w:rPr>
            </w:pPr>
            <w:r w:rsidRPr="006D6AD1">
              <w:rPr>
                <w:sz w:val="18"/>
                <w:szCs w:val="18"/>
              </w:rPr>
              <w:t xml:space="preserve">352 </w:t>
            </w:r>
            <w:proofErr w:type="spellStart"/>
            <w:r w:rsidRPr="006D6AD1">
              <w:rPr>
                <w:sz w:val="18"/>
                <w:szCs w:val="18"/>
              </w:rPr>
              <w:t>kVA</w:t>
            </w:r>
            <w:proofErr w:type="spellEnd"/>
            <w:r w:rsidRPr="006D6AD1">
              <w:rPr>
                <w:sz w:val="18"/>
                <w:szCs w:val="18"/>
              </w:rPr>
              <w:t xml:space="preserve"> @ 30ºC /320 </w:t>
            </w:r>
            <w:proofErr w:type="spellStart"/>
            <w:r w:rsidRPr="006D6AD1">
              <w:rPr>
                <w:sz w:val="18"/>
                <w:szCs w:val="18"/>
              </w:rPr>
              <w:t>kVA</w:t>
            </w:r>
            <w:proofErr w:type="spellEnd"/>
            <w:r w:rsidRPr="006D6AD1">
              <w:rPr>
                <w:sz w:val="18"/>
                <w:szCs w:val="18"/>
              </w:rPr>
              <w:t xml:space="preserve"> @40ºC /295 </w:t>
            </w:r>
            <w:proofErr w:type="spellStart"/>
            <w:r w:rsidRPr="006D6AD1">
              <w:rPr>
                <w:sz w:val="18"/>
                <w:szCs w:val="18"/>
              </w:rPr>
              <w:t>kVA</w:t>
            </w:r>
            <w:proofErr w:type="spellEnd"/>
            <w:r>
              <w:rPr>
                <w:sz w:val="18"/>
                <w:szCs w:val="18"/>
              </w:rPr>
              <w:t xml:space="preserve"> @50ºC</w:t>
            </w:r>
          </w:p>
        </w:tc>
      </w:tr>
      <w:tr w:rsidRPr="00FD2624" w:rsidR="001A2977" w:rsidTr="006D6AD1" w14:paraId="2CE2E81F" w14:textId="77777777">
        <w:tc>
          <w:tcPr>
            <w:tcW w:w="3823" w:type="dxa"/>
          </w:tcPr>
          <w:p w:rsidRPr="00FD2624" w:rsidR="001A2977" w:rsidP="001A2977" w:rsidRDefault="001A2977" w14:paraId="5DDAD412" w14:textId="3E817054">
            <w:pPr>
              <w:pStyle w:val="Prrafo"/>
              <w:spacing w:before="0" w:after="0" w:line="276" w:lineRule="auto"/>
              <w:ind w:left="0"/>
              <w:rPr>
                <w:sz w:val="18"/>
                <w:szCs w:val="18"/>
                <w:lang w:val="en-US"/>
              </w:rPr>
            </w:pPr>
            <w:r>
              <w:rPr>
                <w:sz w:val="18"/>
                <w:szCs w:val="18"/>
                <w:lang w:val="en-US"/>
              </w:rPr>
              <w:t>Max. AC output current</w:t>
            </w:r>
          </w:p>
        </w:tc>
        <w:tc>
          <w:tcPr>
            <w:tcW w:w="4536" w:type="dxa"/>
          </w:tcPr>
          <w:p w:rsidRPr="00FD2624" w:rsidR="001A2977" w:rsidP="001A2977" w:rsidRDefault="006D6AD1" w14:paraId="2F06A489" w14:textId="05284229">
            <w:pPr>
              <w:pStyle w:val="Prrafo"/>
              <w:spacing w:before="0" w:after="0" w:line="276" w:lineRule="auto"/>
              <w:ind w:left="0"/>
              <w:jc w:val="center"/>
              <w:rPr>
                <w:sz w:val="18"/>
                <w:szCs w:val="18"/>
                <w:lang w:val="en-US"/>
              </w:rPr>
            </w:pPr>
            <w:r>
              <w:rPr>
                <w:sz w:val="18"/>
                <w:szCs w:val="18"/>
                <w:lang w:val="en-US"/>
              </w:rPr>
              <w:t>254 A</w:t>
            </w:r>
          </w:p>
        </w:tc>
      </w:tr>
      <w:tr w:rsidRPr="00FD2624" w:rsidR="001A2977" w:rsidTr="006D6AD1" w14:paraId="02F083D5" w14:textId="77777777">
        <w:tc>
          <w:tcPr>
            <w:tcW w:w="3823" w:type="dxa"/>
          </w:tcPr>
          <w:p w:rsidRPr="00FD2624" w:rsidR="001A2977" w:rsidP="001A2977" w:rsidRDefault="001A2977" w14:paraId="4FB46850" w14:textId="1FD4C2CA">
            <w:pPr>
              <w:pStyle w:val="Prrafo"/>
              <w:spacing w:before="0" w:after="0" w:line="276" w:lineRule="auto"/>
              <w:ind w:left="0"/>
              <w:rPr>
                <w:sz w:val="18"/>
                <w:szCs w:val="18"/>
                <w:lang w:val="en-US"/>
              </w:rPr>
            </w:pPr>
            <w:r>
              <w:rPr>
                <w:sz w:val="18"/>
                <w:szCs w:val="18"/>
                <w:lang w:val="en-US"/>
              </w:rPr>
              <w:t>Nominal AC voltage</w:t>
            </w:r>
          </w:p>
        </w:tc>
        <w:tc>
          <w:tcPr>
            <w:tcW w:w="4536" w:type="dxa"/>
          </w:tcPr>
          <w:p w:rsidRPr="00FD2624" w:rsidR="001A2977" w:rsidP="006D6AD1" w:rsidRDefault="006D6AD1" w14:paraId="5712AFD6" w14:textId="3638ADBF">
            <w:pPr>
              <w:pStyle w:val="Prrafo"/>
              <w:spacing w:before="0" w:after="0" w:line="276" w:lineRule="auto"/>
              <w:ind w:left="0"/>
              <w:jc w:val="center"/>
              <w:rPr>
                <w:sz w:val="18"/>
                <w:szCs w:val="18"/>
                <w:lang w:val="en-US"/>
              </w:rPr>
            </w:pPr>
            <w:r>
              <w:rPr>
                <w:sz w:val="18"/>
                <w:szCs w:val="18"/>
                <w:lang w:val="en-US"/>
              </w:rPr>
              <w:t>3 / PE, 800 V</w:t>
            </w:r>
          </w:p>
        </w:tc>
      </w:tr>
      <w:tr w:rsidRPr="00FD2624" w:rsidR="001A2977" w:rsidTr="006D6AD1" w14:paraId="23CF7A74" w14:textId="77777777">
        <w:tc>
          <w:tcPr>
            <w:tcW w:w="3823" w:type="dxa"/>
          </w:tcPr>
          <w:p w:rsidRPr="00FD2624" w:rsidR="001A2977" w:rsidP="001A2977" w:rsidRDefault="001A2977" w14:paraId="436DC831" w14:textId="13D85FB6">
            <w:pPr>
              <w:pStyle w:val="Prrafo"/>
              <w:spacing w:before="0" w:after="0" w:line="276" w:lineRule="auto"/>
              <w:ind w:left="0"/>
              <w:rPr>
                <w:sz w:val="18"/>
                <w:szCs w:val="18"/>
                <w:lang w:val="en-US"/>
              </w:rPr>
            </w:pPr>
            <w:r>
              <w:rPr>
                <w:sz w:val="18"/>
                <w:szCs w:val="18"/>
                <w:lang w:val="en-US"/>
              </w:rPr>
              <w:t>AC voltage range</w:t>
            </w:r>
          </w:p>
        </w:tc>
        <w:tc>
          <w:tcPr>
            <w:tcW w:w="4536" w:type="dxa"/>
          </w:tcPr>
          <w:p w:rsidRPr="00FD2624" w:rsidR="001A2977" w:rsidP="001A2977" w:rsidRDefault="006D6AD1" w14:paraId="65A5C6FB" w14:textId="2444FF6C">
            <w:pPr>
              <w:pStyle w:val="Prrafo"/>
              <w:spacing w:before="0" w:after="0" w:line="276" w:lineRule="auto"/>
              <w:ind w:left="0"/>
              <w:jc w:val="center"/>
              <w:rPr>
                <w:sz w:val="18"/>
                <w:szCs w:val="18"/>
                <w:lang w:val="en-US"/>
              </w:rPr>
            </w:pPr>
            <w:r>
              <w:rPr>
                <w:sz w:val="18"/>
                <w:szCs w:val="18"/>
                <w:lang w:val="en-US"/>
              </w:rPr>
              <w:t>640 – 920V</w:t>
            </w:r>
          </w:p>
        </w:tc>
      </w:tr>
      <w:tr w:rsidRPr="00FD2624" w:rsidR="001A2977" w:rsidTr="006D6AD1" w14:paraId="233A3B1E" w14:textId="77777777">
        <w:tc>
          <w:tcPr>
            <w:tcW w:w="3823" w:type="dxa"/>
          </w:tcPr>
          <w:p w:rsidRPr="00FD2624" w:rsidR="001A2977" w:rsidP="001A2977" w:rsidRDefault="001A2977" w14:paraId="02E0F299" w14:textId="1DB88971">
            <w:pPr>
              <w:pStyle w:val="Prrafo"/>
              <w:spacing w:before="0" w:after="0" w:line="276" w:lineRule="auto"/>
              <w:ind w:left="0"/>
              <w:rPr>
                <w:sz w:val="18"/>
                <w:szCs w:val="18"/>
                <w:lang w:val="en-US"/>
              </w:rPr>
            </w:pPr>
            <w:r>
              <w:rPr>
                <w:sz w:val="18"/>
                <w:szCs w:val="18"/>
                <w:lang w:val="en-US"/>
              </w:rPr>
              <w:t>Nominal grid frequency</w:t>
            </w:r>
          </w:p>
        </w:tc>
        <w:tc>
          <w:tcPr>
            <w:tcW w:w="4536" w:type="dxa"/>
          </w:tcPr>
          <w:p w:rsidRPr="00FD2624" w:rsidR="001A2977" w:rsidP="001A2977" w:rsidRDefault="006D6AD1" w14:paraId="0AC784B1" w14:textId="7CC052D0">
            <w:pPr>
              <w:pStyle w:val="Prrafo"/>
              <w:spacing w:before="0" w:after="0" w:line="276" w:lineRule="auto"/>
              <w:ind w:left="0"/>
              <w:jc w:val="center"/>
              <w:rPr>
                <w:sz w:val="18"/>
                <w:szCs w:val="18"/>
                <w:lang w:val="en-US"/>
              </w:rPr>
            </w:pPr>
            <w:r>
              <w:rPr>
                <w:sz w:val="18"/>
                <w:szCs w:val="18"/>
                <w:lang w:val="en-US"/>
              </w:rPr>
              <w:t>50 Hz</w:t>
            </w:r>
          </w:p>
        </w:tc>
      </w:tr>
      <w:tr w:rsidRPr="00FD2624" w:rsidR="001A2977" w:rsidTr="006D6AD1" w14:paraId="05008D86" w14:textId="77777777">
        <w:tc>
          <w:tcPr>
            <w:tcW w:w="3823" w:type="dxa"/>
          </w:tcPr>
          <w:p w:rsidR="001A2977" w:rsidP="001A2977" w:rsidRDefault="001A2977" w14:paraId="427BBAC2" w14:textId="494C9527">
            <w:pPr>
              <w:pStyle w:val="Prrafo"/>
              <w:spacing w:before="0" w:after="0" w:line="276" w:lineRule="auto"/>
              <w:ind w:left="0"/>
              <w:rPr>
                <w:sz w:val="18"/>
                <w:szCs w:val="18"/>
                <w:lang w:val="en-US"/>
              </w:rPr>
            </w:pPr>
            <w:r>
              <w:rPr>
                <w:sz w:val="18"/>
                <w:szCs w:val="18"/>
                <w:lang w:val="en-US"/>
              </w:rPr>
              <w:t>THD</w:t>
            </w:r>
          </w:p>
        </w:tc>
        <w:tc>
          <w:tcPr>
            <w:tcW w:w="4536" w:type="dxa"/>
          </w:tcPr>
          <w:p w:rsidRPr="00FD2624" w:rsidR="001A2977" w:rsidP="001A2977" w:rsidRDefault="006D6AD1" w14:paraId="1FB8862F" w14:textId="7246E978">
            <w:pPr>
              <w:pStyle w:val="Prrafo"/>
              <w:spacing w:before="0" w:after="0" w:line="276" w:lineRule="auto"/>
              <w:ind w:left="0"/>
              <w:jc w:val="center"/>
              <w:rPr>
                <w:sz w:val="18"/>
                <w:szCs w:val="18"/>
                <w:lang w:val="en-US"/>
              </w:rPr>
            </w:pPr>
            <w:r>
              <w:rPr>
                <w:sz w:val="18"/>
                <w:szCs w:val="18"/>
                <w:lang w:val="en-US"/>
              </w:rPr>
              <w:t>&lt; 3% (at nominal power)</w:t>
            </w:r>
          </w:p>
        </w:tc>
      </w:tr>
      <w:tr w:rsidRPr="00FD2624" w:rsidR="001A2977" w:rsidTr="006D6AD1" w14:paraId="2F16C1D4" w14:textId="77777777">
        <w:tc>
          <w:tcPr>
            <w:tcW w:w="3823" w:type="dxa"/>
          </w:tcPr>
          <w:p w:rsidR="001A2977" w:rsidP="001A2977" w:rsidRDefault="001A2977" w14:paraId="51D5D602" w14:textId="33DEAAC8">
            <w:pPr>
              <w:pStyle w:val="Prrafo"/>
              <w:spacing w:before="0" w:after="0" w:line="276" w:lineRule="auto"/>
              <w:ind w:left="0"/>
              <w:rPr>
                <w:sz w:val="18"/>
                <w:szCs w:val="18"/>
                <w:lang w:val="en-US"/>
              </w:rPr>
            </w:pPr>
            <w:r>
              <w:rPr>
                <w:sz w:val="18"/>
                <w:szCs w:val="18"/>
                <w:lang w:val="en-US"/>
              </w:rPr>
              <w:t>DC current injection</w:t>
            </w:r>
          </w:p>
        </w:tc>
        <w:tc>
          <w:tcPr>
            <w:tcW w:w="4536" w:type="dxa"/>
          </w:tcPr>
          <w:p w:rsidRPr="00FD2624" w:rsidR="001A2977" w:rsidP="001A2977" w:rsidRDefault="006D6AD1" w14:paraId="137FF640" w14:textId="2959D564">
            <w:pPr>
              <w:pStyle w:val="Prrafo"/>
              <w:spacing w:before="0" w:after="0" w:line="276" w:lineRule="auto"/>
              <w:ind w:left="0"/>
              <w:jc w:val="center"/>
              <w:rPr>
                <w:sz w:val="18"/>
                <w:szCs w:val="18"/>
                <w:lang w:val="en-US"/>
              </w:rPr>
            </w:pPr>
            <w:r>
              <w:rPr>
                <w:sz w:val="18"/>
                <w:szCs w:val="18"/>
                <w:lang w:val="en-US"/>
              </w:rPr>
              <w:t>&lt; 0,5% In</w:t>
            </w:r>
          </w:p>
        </w:tc>
      </w:tr>
      <w:tr w:rsidRPr="00FD2624" w:rsidR="001A2977" w:rsidTr="006D6AD1" w14:paraId="65E646B9" w14:textId="77777777">
        <w:tc>
          <w:tcPr>
            <w:tcW w:w="3823" w:type="dxa"/>
          </w:tcPr>
          <w:p w:rsidR="001A2977" w:rsidP="001A2977" w:rsidRDefault="001A2977" w14:paraId="6D309D66" w14:textId="70632DE2">
            <w:pPr>
              <w:pStyle w:val="Prrafo"/>
              <w:spacing w:before="0" w:after="0" w:line="276" w:lineRule="auto"/>
              <w:ind w:left="0"/>
              <w:rPr>
                <w:sz w:val="18"/>
                <w:szCs w:val="18"/>
                <w:lang w:val="en-US"/>
              </w:rPr>
            </w:pPr>
            <w:r>
              <w:rPr>
                <w:sz w:val="18"/>
                <w:szCs w:val="18"/>
                <w:lang w:val="en-US"/>
              </w:rPr>
              <w:t>Power factor at nominal power /Adjustable power factor</w:t>
            </w:r>
          </w:p>
        </w:tc>
        <w:tc>
          <w:tcPr>
            <w:tcW w:w="4536" w:type="dxa"/>
          </w:tcPr>
          <w:p w:rsidRPr="00FD2624" w:rsidR="001A2977" w:rsidP="001A2977" w:rsidRDefault="006D6AD1" w14:paraId="7D133BB3" w14:textId="337EB33B">
            <w:pPr>
              <w:pStyle w:val="Prrafo"/>
              <w:spacing w:before="0" w:after="0" w:line="276" w:lineRule="auto"/>
              <w:ind w:left="0"/>
              <w:jc w:val="center"/>
              <w:rPr>
                <w:sz w:val="18"/>
                <w:szCs w:val="18"/>
                <w:lang w:val="en-US"/>
              </w:rPr>
            </w:pPr>
            <w:r>
              <w:rPr>
                <w:sz w:val="18"/>
                <w:szCs w:val="18"/>
                <w:lang w:val="en-US"/>
              </w:rPr>
              <w:t>&gt;0,99 / 0,8 leading-0,8 lagging</w:t>
            </w:r>
          </w:p>
        </w:tc>
      </w:tr>
      <w:tr w:rsidRPr="00FD2624" w:rsidR="001A2977" w:rsidTr="006D6AD1" w14:paraId="15E3EF93" w14:textId="77777777">
        <w:tc>
          <w:tcPr>
            <w:tcW w:w="3823" w:type="dxa"/>
          </w:tcPr>
          <w:p w:rsidR="001A2977" w:rsidP="001A2977" w:rsidRDefault="001A2977" w14:paraId="4B548358" w14:textId="04326416">
            <w:pPr>
              <w:pStyle w:val="Prrafo"/>
              <w:spacing w:before="0" w:after="0" w:line="276" w:lineRule="auto"/>
              <w:ind w:left="0"/>
              <w:rPr>
                <w:sz w:val="18"/>
                <w:szCs w:val="18"/>
                <w:lang w:val="en-US"/>
              </w:rPr>
            </w:pPr>
            <w:r>
              <w:rPr>
                <w:sz w:val="18"/>
                <w:szCs w:val="18"/>
                <w:lang w:val="en-US"/>
              </w:rPr>
              <w:t>Feed-in phases / Connection phases</w:t>
            </w:r>
          </w:p>
        </w:tc>
        <w:tc>
          <w:tcPr>
            <w:tcW w:w="4536" w:type="dxa"/>
          </w:tcPr>
          <w:p w:rsidRPr="00FD2624" w:rsidR="001A2977" w:rsidP="001A2977" w:rsidRDefault="001A2977" w14:paraId="043F9280" w14:textId="758603A9">
            <w:pPr>
              <w:pStyle w:val="Prrafo"/>
              <w:spacing w:before="0" w:after="0" w:line="276" w:lineRule="auto"/>
              <w:ind w:left="0"/>
              <w:jc w:val="center"/>
              <w:rPr>
                <w:sz w:val="18"/>
                <w:szCs w:val="18"/>
                <w:lang w:val="en-US"/>
              </w:rPr>
            </w:pPr>
            <w:r>
              <w:rPr>
                <w:sz w:val="18"/>
                <w:szCs w:val="18"/>
                <w:lang w:val="en-US"/>
              </w:rPr>
              <w:t>3/3</w:t>
            </w:r>
          </w:p>
        </w:tc>
      </w:tr>
      <w:tr w:rsidRPr="00FD2624" w:rsidR="0028577C" w:rsidTr="006D6AD1" w14:paraId="5052899E" w14:textId="77777777">
        <w:tc>
          <w:tcPr>
            <w:tcW w:w="3823" w:type="dxa"/>
          </w:tcPr>
          <w:p w:rsidR="0028577C" w:rsidP="001A2977" w:rsidRDefault="0028577C" w14:paraId="440201C2" w14:textId="77777777">
            <w:pPr>
              <w:pStyle w:val="Prrafo"/>
              <w:spacing w:before="0" w:after="0" w:line="276" w:lineRule="auto"/>
              <w:ind w:left="0"/>
              <w:rPr>
                <w:sz w:val="18"/>
                <w:szCs w:val="18"/>
                <w:lang w:val="en-US"/>
              </w:rPr>
            </w:pPr>
          </w:p>
        </w:tc>
        <w:tc>
          <w:tcPr>
            <w:tcW w:w="4536" w:type="dxa"/>
          </w:tcPr>
          <w:p w:rsidR="0028577C" w:rsidP="001A2977" w:rsidRDefault="0028577C" w14:paraId="1C0A4054" w14:textId="77777777">
            <w:pPr>
              <w:pStyle w:val="Prrafo"/>
              <w:spacing w:before="0" w:after="0" w:line="276" w:lineRule="auto"/>
              <w:ind w:left="0"/>
              <w:jc w:val="center"/>
              <w:rPr>
                <w:sz w:val="18"/>
                <w:szCs w:val="18"/>
                <w:lang w:val="en-US"/>
              </w:rPr>
            </w:pPr>
          </w:p>
        </w:tc>
      </w:tr>
    </w:tbl>
    <w:p w:rsidRPr="00A348CA" w:rsidR="0028577C" w:rsidP="0028577C" w:rsidRDefault="0028577C" w14:paraId="04F9DE54" w14:textId="4D1B76E8">
      <w:pPr>
        <w:pStyle w:val="Descripcin"/>
        <w:spacing w:before="120"/>
        <w:jc w:val="center"/>
        <w:rPr>
          <w:lang w:val="en-US"/>
        </w:rPr>
      </w:pPr>
      <w:bookmarkStart w:name="_Toc140232704" w:id="43"/>
      <w:r w:rsidRPr="00A348CA">
        <w:rPr>
          <w:lang w:val="en-US"/>
        </w:rPr>
        <w:t xml:space="preserve">Table </w:t>
      </w:r>
      <w:r w:rsidRPr="00A348CA">
        <w:rPr>
          <w:lang w:val="en-US"/>
        </w:rPr>
        <w:fldChar w:fldCharType="begin"/>
      </w:r>
      <w:r w:rsidRPr="00A348CA">
        <w:rPr>
          <w:lang w:val="en-US"/>
        </w:rPr>
        <w:instrText xml:space="preserve"> SEQ Table \* ARABIC </w:instrText>
      </w:r>
      <w:r w:rsidRPr="00A348CA">
        <w:rPr>
          <w:lang w:val="en-US"/>
        </w:rPr>
        <w:fldChar w:fldCharType="separate"/>
      </w:r>
      <w:r w:rsidR="002D712C">
        <w:rPr>
          <w:noProof/>
          <w:lang w:val="en-US"/>
        </w:rPr>
        <w:t>15</w:t>
      </w:r>
      <w:r w:rsidRPr="00A348CA">
        <w:rPr>
          <w:noProof/>
          <w:lang w:val="en-US"/>
        </w:rPr>
        <w:fldChar w:fldCharType="end"/>
      </w:r>
      <w:r w:rsidRPr="00A348CA">
        <w:rPr>
          <w:lang w:val="en-US"/>
        </w:rPr>
        <w:t xml:space="preserve"> Inverter Model</w:t>
      </w:r>
      <w:bookmarkEnd w:id="43"/>
    </w:p>
    <w:p w:rsidRPr="0028577C" w:rsidR="0028577C" w:rsidP="0028577C" w:rsidRDefault="0028577C" w14:paraId="741F4C59" w14:textId="2A5EBB6D">
      <w:pPr>
        <w:pStyle w:val="Prrafo"/>
        <w:rPr>
          <w:lang w:val="en-US"/>
        </w:rPr>
      </w:pPr>
      <w:r w:rsidRPr="00A348CA">
        <w:rPr>
          <w:lang w:val="en-US"/>
        </w:rPr>
        <w:t xml:space="preserve">More details of the inverter features can be found on </w:t>
      </w:r>
      <w:r>
        <w:rPr>
          <w:lang w:val="en-US"/>
        </w:rPr>
        <w:t>reference [</w:t>
      </w:r>
      <w:r w:rsidR="00EB14FA">
        <w:rPr>
          <w:lang w:val="en-US"/>
        </w:rPr>
        <w:t>37</w:t>
      </w:r>
      <w:r>
        <w:rPr>
          <w:lang w:val="en-US"/>
        </w:rPr>
        <w:t>]</w:t>
      </w:r>
      <w:r w:rsidRPr="00A348CA">
        <w:rPr>
          <w:lang w:val="en-US"/>
        </w:rPr>
        <w:t>.</w:t>
      </w:r>
    </w:p>
    <w:p w:rsidRPr="00A348CA" w:rsidR="0033067A" w:rsidP="0033067A" w:rsidRDefault="0047572A" w14:paraId="2A0DE0A9" w14:textId="39659657">
      <w:pPr>
        <w:pStyle w:val="Ttulo2"/>
        <w:rPr>
          <w:lang w:val="en-US"/>
        </w:rPr>
      </w:pPr>
      <w:bookmarkStart w:name="_Toc140232946" w:id="44"/>
      <w:r w:rsidRPr="00A348CA">
        <w:rPr>
          <w:lang w:val="en-US"/>
        </w:rPr>
        <w:t>POWER STATIONS</w:t>
      </w:r>
      <w:bookmarkEnd w:id="44"/>
    </w:p>
    <w:p w:rsidRPr="004140C8" w:rsidR="00F23BB8" w:rsidP="00F23BB8" w:rsidRDefault="00F23BB8" w14:paraId="051B52BC" w14:textId="2C932C25">
      <w:pPr>
        <w:pStyle w:val="Prrafo"/>
        <w:rPr>
          <w:lang w:val="en-GB"/>
        </w:rPr>
      </w:pPr>
      <w:r w:rsidRPr="004140C8">
        <w:rPr>
          <w:lang w:val="en-GB"/>
        </w:rPr>
        <w:t xml:space="preserve">The PV Power Plant consists of </w:t>
      </w:r>
      <w:r>
        <w:rPr>
          <w:lang w:val="en-GB"/>
        </w:rPr>
        <w:t>six</w:t>
      </w:r>
      <w:r w:rsidRPr="004140C8">
        <w:rPr>
          <w:lang w:val="en-GB"/>
        </w:rPr>
        <w:t xml:space="preserve"> Production Power Stations.</w:t>
      </w:r>
    </w:p>
    <w:p w:rsidRPr="004140C8" w:rsidR="00F23BB8" w:rsidP="00F23BB8" w:rsidRDefault="00F23BB8" w14:paraId="0441B218" w14:textId="77777777">
      <w:pPr>
        <w:pStyle w:val="Prrafo"/>
        <w:rPr>
          <w:lang w:val="en-GB"/>
        </w:rPr>
      </w:pPr>
      <w:r w:rsidRPr="004140C8">
        <w:rPr>
          <w:lang w:val="en-GB"/>
        </w:rPr>
        <w:t>Each Production Substation consists of:</w:t>
      </w:r>
    </w:p>
    <w:p w:rsidRPr="004140C8" w:rsidR="00F23BB8" w:rsidP="00F23BB8" w:rsidRDefault="00F23BB8" w14:paraId="6759F43F" w14:textId="77777777">
      <w:pPr>
        <w:pStyle w:val="Prrafo"/>
        <w:numPr>
          <w:ilvl w:val="0"/>
          <w:numId w:val="31"/>
        </w:numPr>
        <w:spacing w:before="120" w:after="120" w:line="280" w:lineRule="atLeast"/>
        <w:rPr>
          <w:lang w:val="en-GB"/>
        </w:rPr>
      </w:pPr>
      <w:r w:rsidRPr="004140C8">
        <w:rPr>
          <w:lang w:val="en-GB"/>
        </w:rPr>
        <w:t>General Low Voltage Panel room with auxiliary TF and cabinet</w:t>
      </w:r>
    </w:p>
    <w:p w:rsidRPr="004140C8" w:rsidR="00F23BB8" w:rsidP="00F23BB8" w:rsidRDefault="00F23BB8" w14:paraId="00FBF134" w14:textId="77777777">
      <w:pPr>
        <w:pStyle w:val="Prrafo"/>
        <w:numPr>
          <w:ilvl w:val="0"/>
          <w:numId w:val="31"/>
        </w:numPr>
        <w:spacing w:before="120" w:after="120" w:line="280" w:lineRule="atLeast"/>
        <w:rPr>
          <w:lang w:val="en-GB"/>
        </w:rPr>
      </w:pPr>
      <w:r w:rsidRPr="004140C8">
        <w:rPr>
          <w:lang w:val="en-GB"/>
        </w:rPr>
        <w:t>Transformer space area, with Production transformer</w:t>
      </w:r>
    </w:p>
    <w:p w:rsidRPr="004140C8" w:rsidR="00F23BB8" w:rsidP="00F23BB8" w:rsidRDefault="00F23BB8" w14:paraId="5C6102F9" w14:textId="77777777">
      <w:pPr>
        <w:pStyle w:val="Prrafo"/>
        <w:numPr>
          <w:ilvl w:val="0"/>
          <w:numId w:val="31"/>
        </w:numPr>
        <w:spacing w:before="120" w:after="120" w:line="280" w:lineRule="atLeast"/>
        <w:rPr>
          <w:lang w:val="en-GB"/>
        </w:rPr>
      </w:pPr>
      <w:r>
        <w:rPr>
          <w:lang w:val="en-GB"/>
        </w:rPr>
        <w:t>Switchgear room</w:t>
      </w:r>
    </w:p>
    <w:p w:rsidR="002F6702" w:rsidP="002F6702" w:rsidRDefault="002F6702" w14:paraId="1E088CF6" w14:textId="39F3A981">
      <w:pPr>
        <w:pStyle w:val="Prrafo"/>
        <w:rPr>
          <w:lang w:val="en-GB"/>
        </w:rPr>
      </w:pPr>
      <w:r w:rsidRPr="00410F65">
        <w:rPr>
          <w:lang w:val="en-GB"/>
        </w:rPr>
        <w:t xml:space="preserve">The </w:t>
      </w:r>
      <w:r w:rsidR="006D6AD1">
        <w:rPr>
          <w:lang w:val="en-GB"/>
        </w:rPr>
        <w:t xml:space="preserve">six </w:t>
      </w:r>
      <w:r>
        <w:rPr>
          <w:lang w:val="en-GB"/>
        </w:rPr>
        <w:t xml:space="preserve">Power Stations selected for the PV plant are </w:t>
      </w:r>
      <w:proofErr w:type="spellStart"/>
      <w:r w:rsidR="006D6AD1">
        <w:rPr>
          <w:lang w:val="en-GB"/>
        </w:rPr>
        <w:t>Sungrow</w:t>
      </w:r>
      <w:proofErr w:type="spellEnd"/>
      <w:r w:rsidR="006D6AD1">
        <w:rPr>
          <w:lang w:val="en-GB"/>
        </w:rPr>
        <w:t xml:space="preserve"> MVS8960-LV of nominal power 9856 kVA @30º</w:t>
      </w:r>
      <w:proofErr w:type="gramStart"/>
      <w:r w:rsidR="006D6AD1">
        <w:rPr>
          <w:lang w:val="en-GB"/>
        </w:rPr>
        <w:t>C ,</w:t>
      </w:r>
      <w:proofErr w:type="gramEnd"/>
      <w:r w:rsidR="006D6AD1">
        <w:rPr>
          <w:lang w:val="en-GB"/>
        </w:rPr>
        <w:t xml:space="preserve"> 8960 kVA @40ºC</w:t>
      </w:r>
    </w:p>
    <w:p w:rsidRPr="00410F65" w:rsidR="006D6AD1" w:rsidP="002F6702" w:rsidRDefault="006D6AD1" w14:paraId="53BA8E3B" w14:textId="0CE8EEEC">
      <w:pPr>
        <w:pStyle w:val="Prrafo"/>
        <w:rPr>
          <w:lang w:val="en-GB"/>
        </w:rPr>
      </w:pPr>
      <w:r>
        <w:rPr>
          <w:noProof/>
          <w:lang w:eastAsia="es-ES"/>
        </w:rPr>
        <w:drawing>
          <wp:inline distT="0" distB="0" distL="0" distR="0" wp14:anchorId="5F2281BD" wp14:editId="49D81DBB">
            <wp:extent cx="5928360" cy="553313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290" cy="5547071"/>
                    </a:xfrm>
                    <a:prstGeom prst="rect">
                      <a:avLst/>
                    </a:prstGeom>
                  </pic:spPr>
                </pic:pic>
              </a:graphicData>
            </a:graphic>
          </wp:inline>
        </w:drawing>
      </w:r>
    </w:p>
    <w:p w:rsidRPr="006D6AD1" w:rsidR="0033067A" w:rsidP="0047572A" w:rsidRDefault="000630E8" w14:paraId="40F48110" w14:textId="556375B9">
      <w:pPr>
        <w:pStyle w:val="Descripcin"/>
        <w:spacing w:before="120"/>
        <w:jc w:val="center"/>
        <w:rPr>
          <w:lang w:val="en-US"/>
        </w:rPr>
      </w:pPr>
      <w:bookmarkStart w:name="_Toc140232705" w:id="45"/>
      <w:r w:rsidRPr="006D6AD1">
        <w:rPr>
          <w:lang w:val="en-US"/>
        </w:rPr>
        <w:t xml:space="preserve">Table </w:t>
      </w:r>
      <w:r w:rsidR="008068F4">
        <w:fldChar w:fldCharType="begin"/>
      </w:r>
      <w:r w:rsidRPr="006D6AD1" w:rsidR="008068F4">
        <w:rPr>
          <w:lang w:val="en-US"/>
        </w:rPr>
        <w:instrText xml:space="preserve"> SEQ Table \* ARABIC </w:instrText>
      </w:r>
      <w:r w:rsidR="008068F4">
        <w:fldChar w:fldCharType="separate"/>
      </w:r>
      <w:r w:rsidR="002D712C">
        <w:rPr>
          <w:noProof/>
          <w:lang w:val="en-US"/>
        </w:rPr>
        <w:t>16</w:t>
      </w:r>
      <w:r w:rsidR="008068F4">
        <w:rPr>
          <w:noProof/>
        </w:rPr>
        <w:fldChar w:fldCharType="end"/>
      </w:r>
      <w:r w:rsidRPr="006D6AD1">
        <w:rPr>
          <w:lang w:val="en-US"/>
        </w:rPr>
        <w:t xml:space="preserve"> Power Station Model</w:t>
      </w:r>
      <w:bookmarkEnd w:id="45"/>
    </w:p>
    <w:p w:rsidR="0047572A" w:rsidP="00CF0E48" w:rsidRDefault="0047572A" w14:paraId="370BCB9A" w14:textId="575974AD">
      <w:pPr>
        <w:pStyle w:val="Prrafo"/>
        <w:rPr>
          <w:lang w:val="en-US"/>
        </w:rPr>
      </w:pPr>
      <w:r w:rsidRPr="00CF0E48">
        <w:rPr>
          <w:lang w:val="en-GB"/>
        </w:rPr>
        <w:t xml:space="preserve">More details of the power stations features can be found on </w:t>
      </w:r>
      <w:r w:rsidR="006D6AD1">
        <w:rPr>
          <w:lang w:val="en-GB"/>
        </w:rPr>
        <w:t>ref [</w:t>
      </w:r>
      <w:r w:rsidR="00EB14FA">
        <w:rPr>
          <w:lang w:val="en-GB"/>
        </w:rPr>
        <w:t>38</w:t>
      </w:r>
      <w:r w:rsidR="006D6AD1">
        <w:rPr>
          <w:lang w:val="en-GB"/>
        </w:rPr>
        <w:t>]</w:t>
      </w:r>
      <w:r w:rsidRPr="00A348CA">
        <w:rPr>
          <w:lang w:val="en-US"/>
        </w:rPr>
        <w:t>.</w:t>
      </w:r>
    </w:p>
    <w:p w:rsidRPr="009D76B2" w:rsidR="00DC4E58" w:rsidP="00DC4E58" w:rsidRDefault="00640172" w14:paraId="7619DEFC" w14:textId="3DAFCE3A">
      <w:pPr>
        <w:pStyle w:val="Ttulo2"/>
        <w:rPr>
          <w:lang w:val="en-US"/>
        </w:rPr>
      </w:pPr>
      <w:bookmarkStart w:name="_Toc140232947" w:id="46"/>
      <w:r w:rsidRPr="009D76B2">
        <w:rPr>
          <w:lang w:val="en-US"/>
        </w:rPr>
        <w:t>CLIENT</w:t>
      </w:r>
      <w:r w:rsidRPr="009D76B2" w:rsidR="0047572A">
        <w:rPr>
          <w:lang w:val="en-US"/>
        </w:rPr>
        <w:t xml:space="preserve"> STATION</w:t>
      </w:r>
      <w:bookmarkEnd w:id="46"/>
    </w:p>
    <w:p w:rsidRPr="009D76B2" w:rsidR="00CF0E48" w:rsidP="00CF0E48" w:rsidRDefault="00CF0E48" w14:paraId="78FD7623" w14:textId="17588D39">
      <w:pPr>
        <w:pStyle w:val="Prrafo"/>
        <w:rPr>
          <w:lang w:val="en-GB"/>
        </w:rPr>
      </w:pPr>
      <w:r w:rsidRPr="009D76B2">
        <w:rPr>
          <w:lang w:val="en-GB"/>
        </w:rPr>
        <w:t xml:space="preserve">The main purpose of the building is to </w:t>
      </w:r>
      <w:r w:rsidRPr="009D76B2" w:rsidR="002B1312">
        <w:rPr>
          <w:lang w:val="en-GB"/>
        </w:rPr>
        <w:t>house a Medium Voltage switchgear room</w:t>
      </w:r>
      <w:r w:rsidRPr="009D76B2">
        <w:rPr>
          <w:lang w:val="en-GB"/>
        </w:rPr>
        <w:t xml:space="preserve"> the Low Voltage Panel rooms, and the auxiliary transformer room. </w:t>
      </w:r>
    </w:p>
    <w:p w:rsidRPr="009D76B2" w:rsidR="00ED4073" w:rsidP="00ED4073" w:rsidRDefault="00ED4073" w14:paraId="4B2AFB75" w14:textId="77777777">
      <w:pPr>
        <w:pStyle w:val="Prrafo"/>
        <w:rPr>
          <w:lang w:val="en-GB"/>
        </w:rPr>
      </w:pPr>
      <w:r w:rsidRPr="009D76B2">
        <w:rPr>
          <w:lang w:val="en-GB"/>
        </w:rPr>
        <w:t>The Medium Voltage switchgear room consists of three Production Substation feeders, one Aux TF feeder and one MV incomer feeder.</w:t>
      </w:r>
    </w:p>
    <w:p w:rsidRPr="009D76B2" w:rsidR="000314D2" w:rsidP="000314D2" w:rsidRDefault="000314D2" w14:paraId="23CD8CCD" w14:textId="77777777">
      <w:pPr>
        <w:pStyle w:val="Prrafo"/>
        <w:rPr>
          <w:lang w:val="en-GB"/>
        </w:rPr>
      </w:pPr>
      <w:r w:rsidRPr="009D76B2">
        <w:rPr>
          <w:rFonts w:ascii="MalgunGothic" w:hAnsi="MalgunGothic" w:cs="MalgunGothic"/>
          <w:lang w:val="en-GB"/>
        </w:rPr>
        <w:t xml:space="preserve">The main characteristics of the MV switchgear are </w:t>
      </w:r>
      <w:r w:rsidRPr="009D76B2">
        <w:rPr>
          <w:lang w:val="en-GB"/>
        </w:rPr>
        <w:t>Rated Voltage 36.0 kV</w:t>
      </w:r>
    </w:p>
    <w:p w:rsidRPr="009D76B2" w:rsidR="000314D2" w:rsidP="000314D2" w:rsidRDefault="000314D2" w14:paraId="1F9F5909" w14:textId="77777777">
      <w:pPr>
        <w:pStyle w:val="Prrafo"/>
        <w:numPr>
          <w:ilvl w:val="0"/>
          <w:numId w:val="31"/>
        </w:numPr>
        <w:spacing w:before="120" w:after="120" w:line="280" w:lineRule="atLeast"/>
        <w:rPr>
          <w:lang w:val="en-GB"/>
        </w:rPr>
      </w:pPr>
      <w:r w:rsidRPr="009D76B2">
        <w:rPr>
          <w:lang w:val="en-GB"/>
        </w:rPr>
        <w:t>Test Voltage 36.0 kV</w:t>
      </w:r>
    </w:p>
    <w:p w:rsidRPr="009D76B2" w:rsidR="000314D2" w:rsidP="000314D2" w:rsidRDefault="000314D2" w14:paraId="3F276977" w14:textId="77777777">
      <w:pPr>
        <w:pStyle w:val="Prrafo"/>
        <w:numPr>
          <w:ilvl w:val="0"/>
          <w:numId w:val="31"/>
        </w:numPr>
        <w:spacing w:before="120" w:after="120" w:line="280" w:lineRule="atLeast"/>
        <w:rPr>
          <w:lang w:val="en-GB"/>
        </w:rPr>
      </w:pPr>
      <w:r w:rsidRPr="009D76B2">
        <w:rPr>
          <w:lang w:val="en-GB"/>
        </w:rPr>
        <w:t>Operating Voltage 33 kV</w:t>
      </w:r>
    </w:p>
    <w:p w:rsidRPr="009D76B2" w:rsidR="000314D2" w:rsidP="000314D2" w:rsidRDefault="000314D2" w14:paraId="6605C0BC" w14:textId="77777777">
      <w:pPr>
        <w:pStyle w:val="Prrafo"/>
        <w:numPr>
          <w:ilvl w:val="0"/>
          <w:numId w:val="31"/>
        </w:numPr>
        <w:spacing w:before="120" w:after="120" w:line="280" w:lineRule="atLeast"/>
        <w:rPr>
          <w:lang w:val="en-GB"/>
        </w:rPr>
      </w:pPr>
      <w:r w:rsidRPr="009D76B2">
        <w:rPr>
          <w:lang w:val="en-GB"/>
        </w:rPr>
        <w:t>Rated frequency 50 Hz</w:t>
      </w:r>
    </w:p>
    <w:p w:rsidRPr="009D76B2" w:rsidR="00ED4073" w:rsidP="00CF0E48" w:rsidRDefault="00ED4073" w14:paraId="5CD4927E" w14:textId="7E263ED1">
      <w:pPr>
        <w:pStyle w:val="Prrafo"/>
        <w:rPr>
          <w:lang w:val="en-GB"/>
        </w:rPr>
      </w:pPr>
      <w:r w:rsidRPr="009D76B2">
        <w:rPr>
          <w:lang w:val="en-GB"/>
        </w:rPr>
        <w:t xml:space="preserve">The MV </w:t>
      </w:r>
      <w:proofErr w:type="spellStart"/>
      <w:r w:rsidRPr="009D76B2">
        <w:rPr>
          <w:lang w:val="en-GB"/>
        </w:rPr>
        <w:t>outcomer</w:t>
      </w:r>
      <w:proofErr w:type="spellEnd"/>
      <w:r w:rsidRPr="009D76B2">
        <w:rPr>
          <w:lang w:val="en-GB"/>
        </w:rPr>
        <w:t xml:space="preserve"> feeders connect to the production substations through the following routes</w:t>
      </w:r>
    </w:p>
    <w:p w:rsidRPr="009D76B2" w:rsidR="00DA7BDD" w:rsidP="00DA7BDD" w:rsidRDefault="00ED4073" w14:paraId="25158FE5" w14:textId="51641925">
      <w:pPr>
        <w:pStyle w:val="Prrafo"/>
        <w:numPr>
          <w:ilvl w:val="0"/>
          <w:numId w:val="31"/>
        </w:numPr>
        <w:spacing w:before="120" w:after="120" w:line="280" w:lineRule="atLeast"/>
        <w:rPr>
          <w:lang w:val="en-GB"/>
        </w:rPr>
      </w:pPr>
      <w:r w:rsidRPr="009D76B2">
        <w:rPr>
          <w:lang w:val="en-GB"/>
        </w:rPr>
        <w:t>Production substation  feeder 1</w:t>
      </w:r>
      <w:r w:rsidRPr="009D76B2" w:rsidR="00DA7BDD">
        <w:rPr>
          <w:lang w:val="en-GB"/>
        </w:rPr>
        <w:t xml:space="preserve">– Substation 1 – Substation </w:t>
      </w:r>
      <w:r w:rsidRPr="009D76B2">
        <w:rPr>
          <w:lang w:val="en-GB"/>
        </w:rPr>
        <w:t>2</w:t>
      </w:r>
      <w:r w:rsidRPr="009D76B2" w:rsidR="00DA7BDD">
        <w:rPr>
          <w:lang w:val="en-GB"/>
        </w:rPr>
        <w:t xml:space="preserve"> </w:t>
      </w:r>
    </w:p>
    <w:p w:rsidRPr="009D76B2" w:rsidR="00DA7BDD" w:rsidP="00DA7BDD" w:rsidRDefault="00ED4073" w14:paraId="10E7A2BB" w14:textId="2F26390F">
      <w:pPr>
        <w:pStyle w:val="Prrafo"/>
        <w:numPr>
          <w:ilvl w:val="0"/>
          <w:numId w:val="31"/>
        </w:numPr>
        <w:spacing w:before="120" w:after="120" w:line="280" w:lineRule="atLeast"/>
        <w:rPr>
          <w:lang w:val="en-GB"/>
        </w:rPr>
      </w:pPr>
      <w:r w:rsidRPr="009D76B2">
        <w:rPr>
          <w:lang w:val="en-GB"/>
        </w:rPr>
        <w:t>Production substation  feeder 2</w:t>
      </w:r>
      <w:r w:rsidRPr="009D76B2" w:rsidR="00DA7BDD">
        <w:rPr>
          <w:lang w:val="en-GB"/>
        </w:rPr>
        <w:t xml:space="preserve">– Substation </w:t>
      </w:r>
      <w:r w:rsidRPr="009D76B2">
        <w:rPr>
          <w:lang w:val="en-GB"/>
        </w:rPr>
        <w:t>3</w:t>
      </w:r>
      <w:r w:rsidRPr="009D76B2" w:rsidR="00DA7BDD">
        <w:rPr>
          <w:lang w:val="en-GB"/>
        </w:rPr>
        <w:t xml:space="preserve"> – Substation </w:t>
      </w:r>
      <w:r w:rsidRPr="009D76B2">
        <w:rPr>
          <w:lang w:val="en-GB"/>
        </w:rPr>
        <w:t>4</w:t>
      </w:r>
      <w:r w:rsidRPr="009D76B2" w:rsidR="00DA7BDD">
        <w:rPr>
          <w:lang w:val="en-GB"/>
        </w:rPr>
        <w:t xml:space="preserve"> </w:t>
      </w:r>
    </w:p>
    <w:p w:rsidRPr="009D76B2" w:rsidR="00DA7BDD" w:rsidP="00DA7BDD" w:rsidRDefault="00ED4073" w14:paraId="65D62191" w14:textId="532E3A5C">
      <w:pPr>
        <w:pStyle w:val="Prrafo"/>
        <w:numPr>
          <w:ilvl w:val="0"/>
          <w:numId w:val="31"/>
        </w:numPr>
        <w:spacing w:before="120" w:after="120" w:line="280" w:lineRule="atLeast"/>
        <w:rPr>
          <w:lang w:val="en-GB"/>
        </w:rPr>
      </w:pPr>
      <w:r w:rsidRPr="009D76B2">
        <w:rPr>
          <w:lang w:val="en-GB"/>
        </w:rPr>
        <w:t>Production substation  feeder 3</w:t>
      </w:r>
      <w:r w:rsidRPr="009D76B2" w:rsidR="00DA7BDD">
        <w:rPr>
          <w:lang w:val="en-GB"/>
        </w:rPr>
        <w:t xml:space="preserve">– Substation </w:t>
      </w:r>
      <w:r w:rsidRPr="009D76B2">
        <w:rPr>
          <w:lang w:val="en-GB"/>
        </w:rPr>
        <w:t>5</w:t>
      </w:r>
      <w:r w:rsidRPr="009D76B2" w:rsidR="00DA7BDD">
        <w:rPr>
          <w:lang w:val="en-GB"/>
        </w:rPr>
        <w:t xml:space="preserve"> – Substation 6 </w:t>
      </w:r>
    </w:p>
    <w:p w:rsidRPr="009D76B2" w:rsidR="00656B67" w:rsidP="00CF0E48" w:rsidRDefault="00656B67" w14:paraId="7B273673" w14:textId="12DD9DC6">
      <w:pPr>
        <w:pStyle w:val="Prrafo"/>
        <w:rPr>
          <w:lang w:val="en-US"/>
        </w:rPr>
      </w:pPr>
      <w:r w:rsidRPr="009D76B2">
        <w:rPr>
          <w:lang w:val="en-US"/>
        </w:rPr>
        <w:t>The MV</w:t>
      </w:r>
      <w:r w:rsidRPr="009D76B2" w:rsidR="000314D2">
        <w:rPr>
          <w:lang w:val="en-US"/>
        </w:rPr>
        <w:t xml:space="preserve"> incomer feeder con</w:t>
      </w:r>
      <w:r w:rsidRPr="009D76B2">
        <w:rPr>
          <w:lang w:val="en-US"/>
        </w:rPr>
        <w:t>nect</w:t>
      </w:r>
      <w:r w:rsidRPr="009D76B2" w:rsidR="000314D2">
        <w:rPr>
          <w:lang w:val="en-US"/>
        </w:rPr>
        <w:t>s</w:t>
      </w:r>
      <w:r w:rsidRPr="009D76B2">
        <w:rPr>
          <w:lang w:val="en-US"/>
        </w:rPr>
        <w:t xml:space="preserve"> to </w:t>
      </w:r>
      <w:r w:rsidR="000F0715">
        <w:rPr>
          <w:lang w:val="en-US"/>
        </w:rPr>
        <w:t>a</w:t>
      </w:r>
      <w:r w:rsidRPr="009D76B2">
        <w:rPr>
          <w:lang w:val="en-US"/>
        </w:rPr>
        <w:t xml:space="preserve"> </w:t>
      </w:r>
      <w:r w:rsidR="000F0715">
        <w:rPr>
          <w:lang w:val="en-US"/>
        </w:rPr>
        <w:t xml:space="preserve">lifting station </w:t>
      </w:r>
      <w:r w:rsidRPr="009D76B2" w:rsidR="000314D2">
        <w:rPr>
          <w:lang w:val="en-US"/>
        </w:rPr>
        <w:t>33</w:t>
      </w:r>
      <w:r w:rsidRPr="009D76B2">
        <w:rPr>
          <w:lang w:val="en-US"/>
        </w:rPr>
        <w:t xml:space="preserve">/132 kV </w:t>
      </w:r>
      <w:r w:rsidRPr="009D76B2" w:rsidR="000314D2">
        <w:rPr>
          <w:lang w:val="en-US"/>
        </w:rPr>
        <w:t>out of the scope of this project</w:t>
      </w:r>
      <w:r w:rsidRPr="009D76B2">
        <w:rPr>
          <w:lang w:val="en-US"/>
        </w:rPr>
        <w:t>.</w:t>
      </w:r>
    </w:p>
    <w:p w:rsidRPr="009D76B2" w:rsidR="000314D2" w:rsidP="000314D2" w:rsidRDefault="00CF0E48" w14:paraId="4D7D80BF" w14:textId="6E78DC7D">
      <w:pPr>
        <w:pStyle w:val="Prrafo"/>
        <w:rPr>
          <w:lang w:val="en-GB"/>
        </w:rPr>
      </w:pPr>
      <w:r w:rsidRPr="009D76B2">
        <w:rPr>
          <w:lang w:val="en-GB"/>
        </w:rPr>
        <w:t>The Control will be located in this station, in the Low Voltage Panel rooms, and, from there, the control and management of th</w:t>
      </w:r>
      <w:r w:rsidRPr="009D76B2" w:rsidR="000314D2">
        <w:rPr>
          <w:lang w:val="en-GB"/>
        </w:rPr>
        <w:t>e PV plant will be centralized.</w:t>
      </w:r>
    </w:p>
    <w:p w:rsidRPr="00640172" w:rsidR="00F23BB8" w:rsidP="009D76B2" w:rsidRDefault="00F23BB8" w14:paraId="1FF1BF49" w14:textId="73A584B8">
      <w:pPr>
        <w:pStyle w:val="Ttulo2"/>
        <w:rPr>
          <w:lang w:val="en-US"/>
        </w:rPr>
      </w:pPr>
      <w:bookmarkStart w:name="_Toc140232948" w:id="47"/>
      <w:r w:rsidRPr="00640172">
        <w:rPr>
          <w:lang w:val="en-US"/>
        </w:rPr>
        <w:t>PV STRUCTURE DETAILS</w:t>
      </w:r>
      <w:bookmarkEnd w:id="47"/>
    </w:p>
    <w:p w:rsidRPr="002F6702" w:rsidR="00F23BB8" w:rsidP="00F23BB8" w:rsidRDefault="00F23BB8" w14:paraId="184404FA" w14:textId="77777777">
      <w:pPr>
        <w:pStyle w:val="Prrafo"/>
        <w:rPr>
          <w:lang w:val="en-GB"/>
        </w:rPr>
      </w:pPr>
      <w:r w:rsidRPr="002F6702">
        <w:rPr>
          <w:lang w:val="en-GB"/>
        </w:rPr>
        <w:t xml:space="preserve">The </w:t>
      </w:r>
      <w:r>
        <w:rPr>
          <w:lang w:val="en-GB"/>
        </w:rPr>
        <w:t>Fixed</w:t>
      </w:r>
      <w:r w:rsidRPr="002F6702">
        <w:rPr>
          <w:lang w:val="en-GB"/>
        </w:rPr>
        <w:t xml:space="preserve"> Structures selected for the PV plant are the following,</w:t>
      </w:r>
    </w:p>
    <w:tbl>
      <w:tblPr>
        <w:tblStyle w:val="TablaEA"/>
        <w:tblW w:w="0" w:type="auto"/>
        <w:jc w:val="center"/>
        <w:tblInd w:w="0" w:type="dxa"/>
        <w:tblLook w:val="04A0" w:firstRow="1" w:lastRow="0" w:firstColumn="1" w:lastColumn="0" w:noHBand="0" w:noVBand="1"/>
      </w:tblPr>
      <w:tblGrid>
        <w:gridCol w:w="1004"/>
        <w:gridCol w:w="2282"/>
        <w:gridCol w:w="555"/>
        <w:gridCol w:w="1549"/>
        <w:gridCol w:w="1403"/>
      </w:tblGrid>
      <w:tr w:rsidR="00F23BB8" w:rsidTr="002E3794" w14:paraId="54951641" w14:textId="77777777">
        <w:trPr>
          <w:cnfStyle w:val="100000000000" w:firstRow="1" w:lastRow="0" w:firstColumn="0" w:lastColumn="0" w:oddVBand="0" w:evenVBand="0" w:oddHBand="0" w:evenHBand="0" w:firstRowFirstColumn="0" w:firstRowLastColumn="0" w:lastRowFirstColumn="0" w:lastRowLastColumn="0"/>
          <w:jc w:val="center"/>
        </w:trPr>
        <w:tc>
          <w:tcPr>
            <w:tcW w:w="0" w:type="auto"/>
          </w:tcPr>
          <w:p w:rsidR="00F23BB8" w:rsidP="003D3D4F" w:rsidRDefault="00F23BB8" w14:paraId="047F99CE" w14:textId="77777777">
            <w:pPr>
              <w:pStyle w:val="Tabla-FiguraEstilo"/>
              <w:jc w:val="center"/>
            </w:pPr>
            <w:proofErr w:type="spellStart"/>
            <w:r>
              <w:t>Structure</w:t>
            </w:r>
            <w:proofErr w:type="spellEnd"/>
          </w:p>
          <w:p w:rsidR="00F23BB8" w:rsidP="003D3D4F" w:rsidRDefault="00F23BB8" w14:paraId="2E3C230B" w14:textId="77777777">
            <w:pPr>
              <w:pStyle w:val="Tabla-FiguraEstilo"/>
              <w:jc w:val="center"/>
            </w:pPr>
            <w:proofErr w:type="spellStart"/>
            <w:r>
              <w:t>Type</w:t>
            </w:r>
            <w:proofErr w:type="spellEnd"/>
          </w:p>
        </w:tc>
        <w:tc>
          <w:tcPr>
            <w:tcW w:w="0" w:type="auto"/>
          </w:tcPr>
          <w:p w:rsidR="00F23BB8" w:rsidP="003D3D4F" w:rsidRDefault="00F23BB8" w14:paraId="5419211B" w14:textId="77777777">
            <w:pPr>
              <w:pStyle w:val="Tabla-FiguraEstilo"/>
              <w:jc w:val="center"/>
            </w:pPr>
            <w:proofErr w:type="spellStart"/>
            <w:r>
              <w:t>Layout</w:t>
            </w:r>
            <w:proofErr w:type="spellEnd"/>
          </w:p>
        </w:tc>
        <w:tc>
          <w:tcPr>
            <w:tcW w:w="0" w:type="auto"/>
          </w:tcPr>
          <w:p w:rsidR="00F23BB8" w:rsidP="003D3D4F" w:rsidRDefault="00F23BB8" w14:paraId="6317E6EB" w14:textId="77777777">
            <w:pPr>
              <w:pStyle w:val="Tabla-FiguraEstilo"/>
              <w:jc w:val="center"/>
            </w:pPr>
            <w:proofErr w:type="spellStart"/>
            <w:r>
              <w:t>Tilt</w:t>
            </w:r>
            <w:proofErr w:type="spellEnd"/>
          </w:p>
        </w:tc>
        <w:tc>
          <w:tcPr>
            <w:tcW w:w="0" w:type="auto"/>
          </w:tcPr>
          <w:p w:rsidR="00F23BB8" w:rsidP="003D3D4F" w:rsidRDefault="00F23BB8" w14:paraId="2702A49B" w14:textId="77777777">
            <w:pPr>
              <w:pStyle w:val="Tabla-FiguraEstilo"/>
              <w:jc w:val="center"/>
            </w:pPr>
            <w:proofErr w:type="spellStart"/>
            <w:r>
              <w:t>Dimensions</w:t>
            </w:r>
            <w:proofErr w:type="spellEnd"/>
          </w:p>
        </w:tc>
        <w:tc>
          <w:tcPr>
            <w:tcW w:w="0" w:type="auto"/>
          </w:tcPr>
          <w:p w:rsidR="00F23BB8" w:rsidP="003D3D4F" w:rsidRDefault="00F23BB8" w14:paraId="2B71A2FB" w14:textId="77777777">
            <w:pPr>
              <w:pStyle w:val="Tabla-FiguraEstilo"/>
              <w:jc w:val="center"/>
            </w:pPr>
            <w:proofErr w:type="gramStart"/>
            <w:r>
              <w:t>Total</w:t>
            </w:r>
            <w:proofErr w:type="gramEnd"/>
            <w:r>
              <w:t xml:space="preserve"> </w:t>
            </w:r>
            <w:proofErr w:type="spellStart"/>
            <w:r>
              <w:t>Number</w:t>
            </w:r>
            <w:proofErr w:type="spellEnd"/>
          </w:p>
          <w:p w:rsidR="00F23BB8" w:rsidP="003D3D4F" w:rsidRDefault="00F23BB8" w14:paraId="41863466" w14:textId="77777777">
            <w:pPr>
              <w:pStyle w:val="Tabla-FiguraEstilo"/>
              <w:jc w:val="center"/>
            </w:pPr>
            <w:r>
              <w:t xml:space="preserve">of </w:t>
            </w:r>
            <w:proofErr w:type="spellStart"/>
            <w:r>
              <w:t>Structures</w:t>
            </w:r>
            <w:proofErr w:type="spellEnd"/>
          </w:p>
        </w:tc>
      </w:tr>
      <w:tr w:rsidR="00F23BB8" w:rsidTr="003D3D4F" w14:paraId="6C2664F2" w14:textId="77777777">
        <w:trPr>
          <w:jc w:val="center"/>
        </w:trPr>
        <w:tc>
          <w:tcPr>
            <w:tcW w:w="0" w:type="auto"/>
          </w:tcPr>
          <w:p w:rsidR="00F23BB8" w:rsidP="003D3D4F" w:rsidRDefault="00F23BB8" w14:paraId="76839659" w14:textId="77777777">
            <w:pPr>
              <w:pStyle w:val="Tabla-FiguraEstilo"/>
              <w:jc w:val="center"/>
            </w:pPr>
            <w:r>
              <w:t>1</w:t>
            </w:r>
          </w:p>
        </w:tc>
        <w:tc>
          <w:tcPr>
            <w:tcW w:w="0" w:type="auto"/>
          </w:tcPr>
          <w:p w:rsidRPr="0047572A" w:rsidR="00F23BB8" w:rsidP="003D3D4F" w:rsidRDefault="00F23BB8" w14:paraId="312BD343" w14:textId="77777777">
            <w:pPr>
              <w:pStyle w:val="Tabla-FiguraEstilo"/>
              <w:jc w:val="center"/>
              <w:rPr>
                <w:lang w:val="en-GB"/>
              </w:rPr>
            </w:pPr>
            <w:r w:rsidRPr="0047572A">
              <w:rPr>
                <w:lang w:val="en-GB"/>
              </w:rPr>
              <w:t>2 Portrait 2Vx14</w:t>
            </w:r>
          </w:p>
          <w:p w:rsidRPr="0047572A" w:rsidR="00F23BB8" w:rsidP="003D3D4F" w:rsidRDefault="00F23BB8" w14:paraId="79547FC9" w14:textId="77777777">
            <w:pPr>
              <w:pStyle w:val="Tabla-FiguraEstilo"/>
              <w:jc w:val="center"/>
              <w:rPr>
                <w:lang w:val="en-GB"/>
              </w:rPr>
            </w:pPr>
            <w:r w:rsidRPr="0047572A">
              <w:rPr>
                <w:lang w:val="en-GB"/>
              </w:rPr>
              <w:t>(1 String x 27 modules)</w:t>
            </w:r>
          </w:p>
        </w:tc>
        <w:tc>
          <w:tcPr>
            <w:tcW w:w="0" w:type="auto"/>
          </w:tcPr>
          <w:p w:rsidRPr="0047572A" w:rsidR="00F23BB8" w:rsidP="003D3D4F" w:rsidRDefault="00F23BB8" w14:paraId="39B7490B" w14:textId="77777777">
            <w:pPr>
              <w:pStyle w:val="Tabla-FiguraEstilo"/>
              <w:jc w:val="center"/>
            </w:pPr>
            <w:r w:rsidRPr="0047572A">
              <w:rPr>
                <w:rFonts w:cs="Arial"/>
              </w:rPr>
              <w:t>±</w:t>
            </w:r>
            <w:r w:rsidRPr="0047572A">
              <w:t>20</w:t>
            </w:r>
            <w:r w:rsidRPr="0047572A">
              <w:rPr>
                <w:rFonts w:ascii="Verdana" w:hAnsi="Verdana"/>
              </w:rPr>
              <w:t>°</w:t>
            </w:r>
          </w:p>
        </w:tc>
        <w:tc>
          <w:tcPr>
            <w:tcW w:w="0" w:type="auto"/>
          </w:tcPr>
          <w:p w:rsidRPr="0047572A" w:rsidR="00F23BB8" w:rsidP="003D3D4F" w:rsidRDefault="00F23BB8" w14:paraId="4779EAC3" w14:textId="77777777">
            <w:pPr>
              <w:pStyle w:val="Tabla-FiguraEstilo"/>
              <w:jc w:val="center"/>
            </w:pPr>
            <w:r w:rsidRPr="0047572A">
              <w:rPr>
                <w:rFonts w:asciiTheme="minorHAnsi" w:hAnsiTheme="minorHAnsi" w:cstheme="minorHAnsi"/>
              </w:rPr>
              <w:t>16.188x4.576 m</w:t>
            </w:r>
          </w:p>
        </w:tc>
        <w:tc>
          <w:tcPr>
            <w:tcW w:w="0" w:type="auto"/>
          </w:tcPr>
          <w:p w:rsidRPr="0047572A" w:rsidR="00F23BB8" w:rsidP="003D3D4F" w:rsidRDefault="00F23BB8" w14:paraId="2B30046C" w14:textId="77777777">
            <w:pPr>
              <w:pStyle w:val="Tabla-FiguraEstilo"/>
              <w:jc w:val="center"/>
            </w:pPr>
            <w:r w:rsidRPr="0047572A">
              <w:t>216</w:t>
            </w:r>
          </w:p>
        </w:tc>
      </w:tr>
      <w:tr w:rsidR="00F23BB8" w:rsidTr="003D3D4F" w14:paraId="4479CBBA" w14:textId="77777777">
        <w:trPr>
          <w:jc w:val="center"/>
        </w:trPr>
        <w:tc>
          <w:tcPr>
            <w:tcW w:w="0" w:type="auto"/>
          </w:tcPr>
          <w:p w:rsidR="00F23BB8" w:rsidP="003D3D4F" w:rsidRDefault="00F23BB8" w14:paraId="17FB7D38" w14:textId="77777777">
            <w:pPr>
              <w:pStyle w:val="Tabla-FiguraEstilo"/>
              <w:jc w:val="center"/>
            </w:pPr>
            <w:r>
              <w:t>2</w:t>
            </w:r>
          </w:p>
        </w:tc>
        <w:tc>
          <w:tcPr>
            <w:tcW w:w="0" w:type="auto"/>
          </w:tcPr>
          <w:p w:rsidRPr="0047572A" w:rsidR="00F23BB8" w:rsidP="003D3D4F" w:rsidRDefault="00F23BB8" w14:paraId="25FF9700" w14:textId="77777777">
            <w:pPr>
              <w:pStyle w:val="Tabla-FiguraEstilo"/>
              <w:jc w:val="center"/>
              <w:rPr>
                <w:lang w:val="en-GB"/>
              </w:rPr>
            </w:pPr>
            <w:r w:rsidRPr="0047572A">
              <w:rPr>
                <w:lang w:val="en-GB"/>
              </w:rPr>
              <w:t>2 Portrait 2Vx27</w:t>
            </w:r>
          </w:p>
          <w:p w:rsidRPr="0047572A" w:rsidR="00F23BB8" w:rsidP="003D3D4F" w:rsidRDefault="00F23BB8" w14:paraId="5950A3AE" w14:textId="77777777">
            <w:pPr>
              <w:pStyle w:val="Tabla-FiguraEstilo"/>
              <w:jc w:val="center"/>
              <w:rPr>
                <w:lang w:val="en-GB"/>
              </w:rPr>
            </w:pPr>
            <w:r w:rsidRPr="0047572A">
              <w:rPr>
                <w:lang w:val="en-GB"/>
              </w:rPr>
              <w:t>(2 Strings x 54 modules)</w:t>
            </w:r>
          </w:p>
        </w:tc>
        <w:tc>
          <w:tcPr>
            <w:tcW w:w="0" w:type="auto"/>
          </w:tcPr>
          <w:p w:rsidRPr="0047572A" w:rsidR="00F23BB8" w:rsidP="003D3D4F" w:rsidRDefault="00F23BB8" w14:paraId="05A42B66" w14:textId="77777777">
            <w:pPr>
              <w:pStyle w:val="Tabla-FiguraEstilo"/>
              <w:jc w:val="center"/>
            </w:pPr>
            <w:r w:rsidRPr="0047572A">
              <w:rPr>
                <w:rFonts w:cs="Arial"/>
              </w:rPr>
              <w:t>±</w:t>
            </w:r>
            <w:r w:rsidRPr="0047572A">
              <w:t>20</w:t>
            </w:r>
            <w:r w:rsidRPr="0047572A">
              <w:rPr>
                <w:rFonts w:ascii="Verdana" w:hAnsi="Verdana"/>
              </w:rPr>
              <w:t>°</w:t>
            </w:r>
          </w:p>
        </w:tc>
        <w:tc>
          <w:tcPr>
            <w:tcW w:w="0" w:type="auto"/>
          </w:tcPr>
          <w:p w:rsidRPr="0047572A" w:rsidR="00F23BB8" w:rsidP="003D3D4F" w:rsidRDefault="00F23BB8" w14:paraId="06218BB9" w14:textId="77777777">
            <w:pPr>
              <w:pStyle w:val="Tabla-FiguraEstilo"/>
              <w:jc w:val="center"/>
            </w:pPr>
            <w:r w:rsidRPr="0047572A">
              <w:rPr>
                <w:rFonts w:asciiTheme="minorHAnsi" w:hAnsiTheme="minorHAnsi" w:cstheme="minorHAnsi"/>
              </w:rPr>
              <w:t>31.242x4.576 m</w:t>
            </w:r>
          </w:p>
        </w:tc>
        <w:tc>
          <w:tcPr>
            <w:tcW w:w="0" w:type="auto"/>
          </w:tcPr>
          <w:p w:rsidRPr="0047572A" w:rsidR="00F23BB8" w:rsidP="003D3D4F" w:rsidRDefault="00F23BB8" w14:paraId="4FF9FD5D" w14:textId="77777777">
            <w:pPr>
              <w:pStyle w:val="Tabla-FiguraEstilo"/>
              <w:jc w:val="center"/>
            </w:pPr>
            <w:r w:rsidRPr="0047572A">
              <w:t>2,156</w:t>
            </w:r>
          </w:p>
        </w:tc>
      </w:tr>
    </w:tbl>
    <w:p w:rsidRPr="00E511F0" w:rsidR="00F23BB8" w:rsidP="00F23BB8" w:rsidRDefault="00F23BB8" w14:paraId="0F896A7A" w14:textId="13E93595">
      <w:pPr>
        <w:pStyle w:val="Descripcin"/>
        <w:spacing w:before="120"/>
        <w:jc w:val="center"/>
        <w:rPr>
          <w:lang w:val="en-GB"/>
        </w:rPr>
      </w:pPr>
      <w:bookmarkStart w:name="_Toc140232706" w:id="48"/>
      <w:r w:rsidRPr="00E511F0">
        <w:rPr>
          <w:lang w:val="en-GB"/>
        </w:rPr>
        <w:t xml:space="preserve">Table </w:t>
      </w:r>
      <w:r>
        <w:fldChar w:fldCharType="begin"/>
      </w:r>
      <w:r w:rsidRPr="00E511F0">
        <w:rPr>
          <w:lang w:val="en-GB"/>
        </w:rPr>
        <w:instrText xml:space="preserve"> SEQ Table \* ARABIC </w:instrText>
      </w:r>
      <w:r>
        <w:fldChar w:fldCharType="separate"/>
      </w:r>
      <w:r>
        <w:rPr>
          <w:noProof/>
          <w:lang w:val="en-GB"/>
        </w:rPr>
        <w:t>1</w:t>
      </w:r>
      <w:r w:rsidR="002D712C">
        <w:rPr>
          <w:noProof/>
          <w:lang w:val="en-GB"/>
        </w:rPr>
        <w:t>7</w:t>
      </w:r>
      <w:r>
        <w:fldChar w:fldCharType="end"/>
      </w:r>
      <w:r w:rsidRPr="00E511F0">
        <w:rPr>
          <w:lang w:val="en-GB"/>
        </w:rPr>
        <w:t xml:space="preserve"> PV Structure Model</w:t>
      </w:r>
      <w:bookmarkEnd w:id="48"/>
    </w:p>
    <w:p w:rsidR="00DC4E58" w:rsidP="0089080A" w:rsidRDefault="00023A4F" w14:paraId="1FC0FAD7" w14:textId="2A0AC110">
      <w:pPr>
        <w:pStyle w:val="Ttulo2"/>
        <w:rPr>
          <w:lang w:val="en-US"/>
        </w:rPr>
      </w:pPr>
      <w:bookmarkStart w:name="_Toc140232949" w:id="49"/>
      <w:r>
        <w:rPr>
          <w:lang w:val="en-US"/>
        </w:rPr>
        <w:t>EARTHING SYSTEM</w:t>
      </w:r>
      <w:bookmarkEnd w:id="49"/>
    </w:p>
    <w:p w:rsidRPr="003A16C8" w:rsidR="003A16C8" w:rsidP="003A16C8" w:rsidRDefault="003A16C8" w14:paraId="2DB9F3CF" w14:textId="1024B57E">
      <w:pPr>
        <w:pStyle w:val="Prrafo"/>
        <w:rPr>
          <w:lang w:val="en-GB"/>
        </w:rPr>
      </w:pPr>
      <w:r w:rsidRPr="003A16C8">
        <w:rPr>
          <w:lang w:val="en-GB"/>
        </w:rPr>
        <w:t xml:space="preserve">The purpose of the protection grounding is to eliminate the possibility of any electric dynamic situation with any conductive surface that humans can get in touch with. By creating a system </w:t>
      </w:r>
      <w:r w:rsidRPr="003A16C8">
        <w:rPr>
          <w:lang w:val="en-GB"/>
        </w:rPr>
        <w:t xml:space="preserve">with all its surfaces connected in a grounding kit, accident risks are eliminated. An </w:t>
      </w:r>
      <w:proofErr w:type="spellStart"/>
      <w:r w:rsidRPr="003A16C8">
        <w:rPr>
          <w:lang w:val="en-GB"/>
        </w:rPr>
        <w:t>earthing</w:t>
      </w:r>
      <w:proofErr w:type="spellEnd"/>
      <w:r w:rsidRPr="003A16C8">
        <w:rPr>
          <w:lang w:val="en-GB"/>
        </w:rPr>
        <w:t xml:space="preserve"> study will be performed in order to determine in detail the final design of the </w:t>
      </w:r>
      <w:proofErr w:type="spellStart"/>
      <w:r w:rsidRPr="003A16C8">
        <w:rPr>
          <w:lang w:val="en-GB"/>
        </w:rPr>
        <w:t>earthing</w:t>
      </w:r>
      <w:proofErr w:type="spellEnd"/>
      <w:r w:rsidRPr="003A16C8">
        <w:rPr>
          <w:lang w:val="en-GB"/>
        </w:rPr>
        <w:t xml:space="preserve"> system.</w:t>
      </w:r>
    </w:p>
    <w:p w:rsidRPr="00023A4F" w:rsidR="003A16C8" w:rsidP="003A16C8" w:rsidRDefault="003A16C8" w14:paraId="51CB248A" w14:textId="77777777">
      <w:pPr>
        <w:pStyle w:val="Prrafo"/>
        <w:rPr>
          <w:lang w:val="en-GB"/>
        </w:rPr>
      </w:pPr>
      <w:r w:rsidRPr="00023A4F">
        <w:rPr>
          <w:lang w:val="en-GB"/>
        </w:rPr>
        <w:t xml:space="preserve">So, the basic units that will be connected to the </w:t>
      </w:r>
      <w:proofErr w:type="spellStart"/>
      <w:r w:rsidRPr="00023A4F">
        <w:rPr>
          <w:lang w:val="en-GB"/>
        </w:rPr>
        <w:t>earthing</w:t>
      </w:r>
      <w:proofErr w:type="spellEnd"/>
      <w:r w:rsidRPr="00023A4F">
        <w:rPr>
          <w:lang w:val="en-GB"/>
        </w:rPr>
        <w:t xml:space="preserve"> system concisely presented below:</w:t>
      </w:r>
    </w:p>
    <w:p w:rsidRPr="00023A4F" w:rsidR="003A16C8" w:rsidP="00851460" w:rsidRDefault="003A16C8" w14:paraId="46B7963A" w14:textId="42C7AF88">
      <w:pPr>
        <w:pStyle w:val="L-bala"/>
        <w:rPr>
          <w:lang w:val="en-GB"/>
        </w:rPr>
      </w:pPr>
      <w:r w:rsidRPr="00023A4F">
        <w:rPr>
          <w:lang w:val="en-GB"/>
        </w:rPr>
        <w:t xml:space="preserve">The foundation beams of the mounting system are rammed at the calculated depth after required studies </w:t>
      </w:r>
      <w:r w:rsidRPr="00023A4F" w:rsidR="00023A4F">
        <w:rPr>
          <w:lang w:val="en-GB"/>
        </w:rPr>
        <w:t>i</w:t>
      </w:r>
      <w:r w:rsidRPr="00023A4F">
        <w:rPr>
          <w:lang w:val="en-GB"/>
        </w:rPr>
        <w:t xml:space="preserve">n the ground thus providing an excellent grounding system that protects all the parts of the mounting structure. Moreover, all the foundation beams were connected, directly or via equipotential connections, to the main </w:t>
      </w:r>
      <w:proofErr w:type="spellStart"/>
      <w:r w:rsidRPr="00023A4F">
        <w:rPr>
          <w:lang w:val="en-GB"/>
        </w:rPr>
        <w:t>earthing</w:t>
      </w:r>
      <w:proofErr w:type="spellEnd"/>
      <w:r w:rsidRPr="00023A4F">
        <w:rPr>
          <w:lang w:val="en-GB"/>
        </w:rPr>
        <w:t xml:space="preserve"> conductor network.</w:t>
      </w:r>
    </w:p>
    <w:p w:rsidRPr="00023A4F" w:rsidR="003A16C8" w:rsidP="00851460" w:rsidRDefault="003A16C8" w14:paraId="4AFB808A" w14:textId="6ED19C81">
      <w:pPr>
        <w:pStyle w:val="L-bala"/>
        <w:rPr>
          <w:lang w:val="en-GB"/>
        </w:rPr>
      </w:pPr>
      <w:r w:rsidRPr="00023A4F">
        <w:rPr>
          <w:lang w:val="en-GB"/>
        </w:rPr>
        <w:t xml:space="preserve">The perimeter of the modules’ area, </w:t>
      </w:r>
      <w:r w:rsidRPr="00023A4F" w:rsidR="006950B6">
        <w:rPr>
          <w:lang w:val="en-GB"/>
        </w:rPr>
        <w:t xml:space="preserve">via Cupper or Galvanized Steel Conductors, </w:t>
      </w:r>
      <w:r w:rsidRPr="00023A4F">
        <w:rPr>
          <w:lang w:val="en-GB"/>
        </w:rPr>
        <w:t>will be connected</w:t>
      </w:r>
      <w:r w:rsidRPr="00023A4F" w:rsidR="006950B6">
        <w:rPr>
          <w:lang w:val="en-GB"/>
        </w:rPr>
        <w:t xml:space="preserve"> </w:t>
      </w:r>
      <w:r w:rsidRPr="00023A4F">
        <w:rPr>
          <w:lang w:val="en-GB"/>
        </w:rPr>
        <w:t xml:space="preserve">to the </w:t>
      </w:r>
      <w:proofErr w:type="spellStart"/>
      <w:r w:rsidRPr="00023A4F" w:rsidR="004F5FAE">
        <w:rPr>
          <w:lang w:val="en-GB"/>
        </w:rPr>
        <w:t>earthing</w:t>
      </w:r>
      <w:proofErr w:type="spellEnd"/>
      <w:r w:rsidRPr="00023A4F">
        <w:rPr>
          <w:lang w:val="en-GB"/>
        </w:rPr>
        <w:t xml:space="preserve"> system in order to create a network that will provide grounding and protection from possible electric leakage.</w:t>
      </w:r>
      <w:r w:rsidRPr="00023A4F" w:rsidR="00023A4F">
        <w:rPr>
          <w:lang w:val="en-GB"/>
        </w:rPr>
        <w:t xml:space="preserve"> </w:t>
      </w:r>
      <w:r w:rsidRPr="00023A4F" w:rsidR="00023A4F">
        <w:rPr>
          <w:rFonts w:asciiTheme="minorHAnsi" w:hAnsiTheme="minorHAnsi" w:cstheme="minorHAnsi"/>
          <w:lang w:val="en-GB"/>
        </w:rPr>
        <w:t>The conductor will be placed at a 60cm depth in order to maximize its connection with the ground and to preserve the grounding steady throughout the year since there is always moisture at 60cm depth.</w:t>
      </w:r>
    </w:p>
    <w:p w:rsidRPr="00023A4F" w:rsidR="003A16C8" w:rsidP="00851460" w:rsidRDefault="003A16C8" w14:paraId="393F0301" w14:textId="3E3CA183">
      <w:pPr>
        <w:pStyle w:val="L-bala"/>
        <w:rPr>
          <w:lang w:val="en-GB"/>
        </w:rPr>
      </w:pPr>
      <w:r w:rsidRPr="00023A4F">
        <w:rPr>
          <w:lang w:val="en-GB"/>
        </w:rPr>
        <w:t xml:space="preserve">Power Station </w:t>
      </w:r>
      <w:proofErr w:type="spellStart"/>
      <w:r w:rsidRPr="00023A4F">
        <w:rPr>
          <w:lang w:val="en-GB"/>
        </w:rPr>
        <w:t>earthing</w:t>
      </w:r>
      <w:proofErr w:type="spellEnd"/>
      <w:r w:rsidRPr="00023A4F">
        <w:rPr>
          <w:lang w:val="en-GB"/>
        </w:rPr>
        <w:t xml:space="preserve">, each production Power Station will have an outside ring of </w:t>
      </w:r>
      <w:proofErr w:type="spellStart"/>
      <w:r w:rsidRPr="00023A4F">
        <w:rPr>
          <w:lang w:val="en-GB"/>
        </w:rPr>
        <w:t>earthing</w:t>
      </w:r>
      <w:proofErr w:type="spellEnd"/>
      <w:r w:rsidRPr="00023A4F">
        <w:rPr>
          <w:lang w:val="en-GB"/>
        </w:rPr>
        <w:t xml:space="preserve"> conductor placed at its perimeter. All parts shall be connected with two ways towards the grounding ring ensuring, in this way, the availability of the system and reducing the resistance of the plant.</w:t>
      </w:r>
    </w:p>
    <w:p w:rsidRPr="00122CDC" w:rsidR="003A16C8" w:rsidP="00851460" w:rsidRDefault="003A16C8" w14:paraId="534263D6" w14:textId="58126226">
      <w:pPr>
        <w:pStyle w:val="L-bala"/>
        <w:rPr>
          <w:lang w:val="en-GB"/>
        </w:rPr>
      </w:pPr>
      <w:r w:rsidRPr="00122CDC">
        <w:rPr>
          <w:lang w:val="en-GB"/>
        </w:rPr>
        <w:t xml:space="preserve">Equipotential connections, all conductive surfaces which are above the earth level shall be connected to the </w:t>
      </w:r>
      <w:proofErr w:type="spellStart"/>
      <w:r w:rsidRPr="00122CDC">
        <w:rPr>
          <w:lang w:val="en-GB"/>
        </w:rPr>
        <w:t>earthing</w:t>
      </w:r>
      <w:proofErr w:type="spellEnd"/>
      <w:r w:rsidRPr="00122CDC">
        <w:rPr>
          <w:lang w:val="en-GB"/>
        </w:rPr>
        <w:t xml:space="preserve"> system and will be </w:t>
      </w:r>
      <w:proofErr w:type="spellStart"/>
      <w:r w:rsidRPr="00122CDC">
        <w:rPr>
          <w:lang w:val="en-GB"/>
        </w:rPr>
        <w:t>equipotentialy</w:t>
      </w:r>
      <w:proofErr w:type="spellEnd"/>
      <w:r w:rsidRPr="00122CDC">
        <w:rPr>
          <w:lang w:val="en-GB"/>
        </w:rPr>
        <w:t xml:space="preserve"> connected using appropriate connectors in order to avoid chemical corrosions and thus to ensure the endurance of the grounding system.</w:t>
      </w:r>
    </w:p>
    <w:p w:rsidRPr="00122CDC" w:rsidR="003A16C8" w:rsidP="003A16C8" w:rsidRDefault="003A16C8" w14:paraId="65C0D1F6" w14:textId="0BE8CAAF">
      <w:pPr>
        <w:pStyle w:val="L-bala"/>
        <w:rPr>
          <w:lang w:val="en-GB"/>
        </w:rPr>
      </w:pPr>
      <w:r w:rsidRPr="00122CDC">
        <w:rPr>
          <w:lang w:val="en-GB"/>
        </w:rPr>
        <w:t xml:space="preserve">The </w:t>
      </w:r>
      <w:r w:rsidRPr="00122CDC" w:rsidR="004F5FAE">
        <w:rPr>
          <w:lang w:val="en-GB"/>
        </w:rPr>
        <w:t>String Inverters and Low Voltage Panels</w:t>
      </w:r>
      <w:r w:rsidRPr="00122CDC">
        <w:rPr>
          <w:lang w:val="en-GB"/>
        </w:rPr>
        <w:t xml:space="preserve"> will be grounded through grounding cable </w:t>
      </w:r>
      <w:r w:rsidRPr="00122CDC" w:rsidR="004F5FAE">
        <w:rPr>
          <w:lang w:val="en-GB"/>
        </w:rPr>
        <w:t>t</w:t>
      </w:r>
      <w:r w:rsidRPr="00122CDC">
        <w:rPr>
          <w:lang w:val="en-GB"/>
        </w:rPr>
        <w:t>o the</w:t>
      </w:r>
      <w:r w:rsidRPr="00122CDC" w:rsidR="004F5FAE">
        <w:rPr>
          <w:lang w:val="en-GB"/>
        </w:rPr>
        <w:t xml:space="preserve"> </w:t>
      </w:r>
      <w:proofErr w:type="spellStart"/>
      <w:r w:rsidRPr="00122CDC" w:rsidR="004F5FAE">
        <w:rPr>
          <w:lang w:val="en-GB"/>
        </w:rPr>
        <w:t>earthing</w:t>
      </w:r>
      <w:proofErr w:type="spellEnd"/>
      <w:r w:rsidRPr="00122CDC" w:rsidR="004F5FAE">
        <w:rPr>
          <w:lang w:val="en-GB"/>
        </w:rPr>
        <w:t xml:space="preserve"> system</w:t>
      </w:r>
      <w:r w:rsidRPr="00122CDC">
        <w:rPr>
          <w:lang w:val="en-GB"/>
        </w:rPr>
        <w:t>.</w:t>
      </w:r>
    </w:p>
    <w:p w:rsidRPr="003A16C8" w:rsidR="003A16C8" w:rsidP="003A16C8" w:rsidRDefault="003A16C8" w14:paraId="612AD344" w14:textId="5AD9C24A">
      <w:pPr>
        <w:pStyle w:val="L-bala"/>
        <w:rPr>
          <w:lang w:val="en-GB"/>
        </w:rPr>
      </w:pPr>
      <w:r w:rsidRPr="00122CDC">
        <w:rPr>
          <w:lang w:val="en-GB"/>
        </w:rPr>
        <w:t>Middle mounting structure tables will be equipotential</w:t>
      </w:r>
      <w:r w:rsidRPr="003A16C8">
        <w:rPr>
          <w:lang w:val="en-GB"/>
        </w:rPr>
        <w:t xml:space="preserve"> connected with rest of structure.</w:t>
      </w:r>
    </w:p>
    <w:p w:rsidR="0089080A" w:rsidP="003A16C8" w:rsidRDefault="003A16C8" w14:paraId="459E6FF2" w14:textId="4D37C2B0">
      <w:pPr>
        <w:pStyle w:val="Prrafo"/>
        <w:rPr>
          <w:lang w:val="en-GB"/>
        </w:rPr>
      </w:pPr>
      <w:r w:rsidRPr="00023A4F">
        <w:rPr>
          <w:lang w:val="en-GB"/>
        </w:rPr>
        <w:t xml:space="preserve">In all production Power Stations, every production transformer, MV board and inverter will be grounded through </w:t>
      </w:r>
      <w:r w:rsidRPr="00023A4F">
        <w:rPr>
          <w:rFonts w:ascii="CIDFont+F2" w:hAnsi="CIDFont+F2" w:cs="CIDFont+F2"/>
          <w:lang w:val="en-GB"/>
        </w:rPr>
        <w:t>Copper Conductors</w:t>
      </w:r>
      <w:r w:rsidRPr="00023A4F">
        <w:rPr>
          <w:lang w:val="en-GB"/>
        </w:rPr>
        <w:t xml:space="preserve">, respectively with the perimeter grounding </w:t>
      </w:r>
      <w:r w:rsidRPr="00023A4F">
        <w:rPr>
          <w:rFonts w:ascii="CIDFont+F2" w:hAnsi="CIDFont+F2" w:cs="CIDFont+F2"/>
          <w:lang w:val="en-GB"/>
        </w:rPr>
        <w:t>Copper Conductor</w:t>
      </w:r>
      <w:r w:rsidRPr="00023A4F">
        <w:rPr>
          <w:lang w:val="en-GB"/>
        </w:rPr>
        <w:t>, in order to withstand the maximum short circuit.</w:t>
      </w:r>
    </w:p>
    <w:p w:rsidR="0028577C" w:rsidP="0028577C" w:rsidRDefault="0028577C" w14:paraId="6AF4BFC0" w14:textId="4BAA5014">
      <w:pPr>
        <w:pStyle w:val="Prrafo"/>
        <w:rPr>
          <w:lang w:val="en-US"/>
        </w:rPr>
      </w:pPr>
      <w:r w:rsidRPr="00CF0E48">
        <w:rPr>
          <w:lang w:val="en-GB"/>
        </w:rPr>
        <w:t xml:space="preserve">More details of the </w:t>
      </w:r>
      <w:r>
        <w:rPr>
          <w:lang w:val="en-GB"/>
        </w:rPr>
        <w:t xml:space="preserve">grounding details </w:t>
      </w:r>
      <w:r w:rsidRPr="00CF0E48">
        <w:rPr>
          <w:lang w:val="en-GB"/>
        </w:rPr>
        <w:t xml:space="preserve">can be found on </w:t>
      </w:r>
      <w:r>
        <w:rPr>
          <w:lang w:val="en-GB"/>
        </w:rPr>
        <w:t>ref [</w:t>
      </w:r>
      <w:r w:rsidR="00EB14FA">
        <w:rPr>
          <w:lang w:val="en-GB"/>
        </w:rPr>
        <w:t>23</w:t>
      </w:r>
      <w:r>
        <w:rPr>
          <w:lang w:val="en-GB"/>
        </w:rPr>
        <w:t>]</w:t>
      </w:r>
      <w:r w:rsidRPr="00A348CA">
        <w:rPr>
          <w:lang w:val="en-US"/>
        </w:rPr>
        <w:t>.</w:t>
      </w:r>
    </w:p>
    <w:p w:rsidR="00DC4E58" w:rsidP="00DC4E58" w:rsidRDefault="00023A4F" w14:paraId="461E0963" w14:textId="7DABAEAF">
      <w:pPr>
        <w:pStyle w:val="Ttulo2"/>
        <w:rPr>
          <w:lang w:val="en-US"/>
        </w:rPr>
      </w:pPr>
      <w:bookmarkStart w:name="_Toc140232950" w:id="50"/>
      <w:r>
        <w:rPr>
          <w:lang w:val="en-US"/>
        </w:rPr>
        <w:t>CABLING</w:t>
      </w:r>
      <w:bookmarkEnd w:id="50"/>
    </w:p>
    <w:p w:rsidR="006950B6" w:rsidP="006950B6" w:rsidRDefault="006950B6" w14:paraId="46DD2CE1" w14:textId="77777777">
      <w:pPr>
        <w:pStyle w:val="Prrafo"/>
        <w:rPr>
          <w:lang w:val="en-GB"/>
        </w:rPr>
      </w:pPr>
      <w:r>
        <w:rPr>
          <w:lang w:val="en-GB"/>
        </w:rPr>
        <w:t>The transfer of the produced energy from the PV Modules to Grid, will be made through the cables listed below.</w:t>
      </w:r>
    </w:p>
    <w:p w:rsidR="006950B6" w:rsidP="006950B6" w:rsidRDefault="006950B6" w14:paraId="47589322" w14:textId="0B8623CC">
      <w:pPr>
        <w:pStyle w:val="Prrafo"/>
        <w:rPr>
          <w:lang w:val="en-GB"/>
        </w:rPr>
      </w:pPr>
      <w:r>
        <w:rPr>
          <w:lang w:val="en-GB"/>
        </w:rPr>
        <w:t>PV Modules will be connected to String Inverters with solar cables that will be placed into tubes, where required, in order to protect the cables from being exposed to sharp objects and solar irradiation.</w:t>
      </w:r>
    </w:p>
    <w:p w:rsidRPr="003F096A" w:rsidR="003F096A" w:rsidP="003F096A" w:rsidRDefault="003F096A" w14:paraId="35B1DDA7" w14:textId="77777777">
      <w:pPr>
        <w:pStyle w:val="Prrafo"/>
        <w:rPr>
          <w:lang w:val="en-GB"/>
        </w:rPr>
      </w:pPr>
      <w:r w:rsidRPr="003F096A">
        <w:rPr>
          <w:lang w:val="en-GB"/>
        </w:rPr>
        <w:t>The connection from the String Inverters to General Low Voltage Panel will be made through not buried cables. And the connection from this Low Voltage Panel to the substation will be made through cables that will be buried in trenches and will be placed into tubes at both endings, if required by design.</w:t>
      </w:r>
    </w:p>
    <w:p w:rsidRPr="003F096A" w:rsidR="003F096A" w:rsidP="003F096A" w:rsidRDefault="003F096A" w14:paraId="03912684" w14:textId="77777777">
      <w:pPr>
        <w:pStyle w:val="Prrafo"/>
        <w:rPr>
          <w:lang w:val="en-GB"/>
        </w:rPr>
      </w:pPr>
      <w:r w:rsidRPr="003F096A">
        <w:rPr>
          <w:lang w:val="en-GB"/>
        </w:rPr>
        <w:t>Finally, the connection from the General Low Voltage Panel to Production Power Station will be made through MV cables that will be buried in trenches and will be placed into tubes at both endings, if required by design.</w:t>
      </w:r>
    </w:p>
    <w:p w:rsidR="0089080A" w:rsidP="006950B6" w:rsidRDefault="006950B6" w14:paraId="0FA50473" w14:textId="1B7AB780">
      <w:pPr>
        <w:pStyle w:val="Prrafo"/>
        <w:rPr>
          <w:rFonts w:ascii="CIDFont+F1" w:hAnsi="CIDFont+F1" w:cs="CIDFont+F1"/>
          <w:szCs w:val="24"/>
          <w:lang w:val="en-GB"/>
        </w:rPr>
      </w:pPr>
      <w:r>
        <w:rPr>
          <w:lang w:val="en-GB"/>
        </w:rPr>
        <w:t xml:space="preserve">The table below shows the type, nominal voltage and cross section of each cable described </w:t>
      </w:r>
      <w:r>
        <w:rPr>
          <w:rFonts w:ascii="CIDFont+F1" w:hAnsi="CIDFont+F1" w:cs="CIDFont+F1"/>
          <w:szCs w:val="24"/>
          <w:lang w:val="en-GB"/>
        </w:rPr>
        <w:t>above.</w:t>
      </w:r>
    </w:p>
    <w:p w:rsidR="002E3794" w:rsidP="006950B6" w:rsidRDefault="002E3794" w14:paraId="4DDE6179" w14:textId="35EF6469">
      <w:pPr>
        <w:pStyle w:val="Prrafo"/>
        <w:rPr>
          <w:rFonts w:ascii="CIDFont+F1" w:hAnsi="CIDFont+F1" w:cs="CIDFont+F1"/>
          <w:szCs w:val="24"/>
          <w:lang w:val="en-GB"/>
        </w:rPr>
      </w:pPr>
    </w:p>
    <w:p w:rsidR="002E3794" w:rsidP="006950B6" w:rsidRDefault="002E3794" w14:paraId="3BEBE2CA" w14:textId="77777777">
      <w:pPr>
        <w:pStyle w:val="Prrafo"/>
        <w:rPr>
          <w:rFonts w:ascii="CIDFont+F1" w:hAnsi="CIDFont+F1" w:cs="CIDFont+F1"/>
          <w:szCs w:val="24"/>
          <w:lang w:val="en-GB"/>
        </w:rPr>
      </w:pPr>
    </w:p>
    <w:tbl>
      <w:tblPr>
        <w:tblStyle w:val="TablaEA"/>
        <w:tblW w:w="0" w:type="auto"/>
        <w:tblInd w:w="421" w:type="dxa"/>
        <w:tblLook w:val="04A0" w:firstRow="1" w:lastRow="0" w:firstColumn="1" w:lastColumn="0" w:noHBand="0" w:noVBand="1"/>
      </w:tblPr>
      <w:tblGrid>
        <w:gridCol w:w="2976"/>
        <w:gridCol w:w="1985"/>
        <w:gridCol w:w="1889"/>
        <w:gridCol w:w="2076"/>
      </w:tblGrid>
      <w:tr w:rsidRPr="00160D3F" w:rsidR="003F096A" w:rsidTr="002E3794" w14:paraId="17B993A3" w14:textId="77777777">
        <w:trPr>
          <w:cnfStyle w:val="100000000000" w:firstRow="1" w:lastRow="0" w:firstColumn="0" w:lastColumn="0" w:oddVBand="0" w:evenVBand="0" w:oddHBand="0" w:evenHBand="0" w:firstRowFirstColumn="0" w:firstRowLastColumn="0" w:lastRowFirstColumn="0" w:lastRowLastColumn="0"/>
        </w:trPr>
        <w:tc>
          <w:tcPr>
            <w:tcW w:w="2976" w:type="dxa"/>
          </w:tcPr>
          <w:p w:rsidRPr="00160D3F" w:rsidR="003F096A" w:rsidP="003F096A" w:rsidRDefault="003F096A" w14:paraId="310A18DB" w14:textId="77777777">
            <w:pPr>
              <w:pStyle w:val="Tabla-FiguraEstilo"/>
              <w:jc w:val="center"/>
              <w:rPr>
                <w:rFonts w:asciiTheme="minorHAnsi" w:hAnsiTheme="minorHAnsi" w:cstheme="minorHAnsi"/>
                <w:lang w:val="en-GB"/>
              </w:rPr>
            </w:pPr>
          </w:p>
        </w:tc>
        <w:tc>
          <w:tcPr>
            <w:tcW w:w="1985" w:type="dxa"/>
          </w:tcPr>
          <w:p w:rsidRPr="00160D3F" w:rsidR="003F096A" w:rsidP="003F096A" w:rsidRDefault="003F096A" w14:paraId="6B685443"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Cable Type</w:t>
            </w:r>
          </w:p>
        </w:tc>
        <w:tc>
          <w:tcPr>
            <w:tcW w:w="1889" w:type="dxa"/>
          </w:tcPr>
          <w:p w:rsidRPr="00160D3F" w:rsidR="003F096A" w:rsidP="003F096A" w:rsidRDefault="003F096A" w14:paraId="1C756BDA"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Nominal Voltage</w:t>
            </w:r>
          </w:p>
        </w:tc>
        <w:tc>
          <w:tcPr>
            <w:tcW w:w="0" w:type="auto"/>
          </w:tcPr>
          <w:p w:rsidRPr="00160D3F" w:rsidR="003F096A" w:rsidP="003F096A" w:rsidRDefault="003F096A" w14:paraId="5FB7580B"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Cross Section (mm</w:t>
            </w:r>
            <w:r w:rsidRPr="00160D3F">
              <w:rPr>
                <w:rFonts w:asciiTheme="minorHAnsi" w:hAnsiTheme="minorHAnsi" w:cstheme="minorHAnsi"/>
                <w:vertAlign w:val="superscript"/>
                <w:lang w:val="en-GB"/>
              </w:rPr>
              <w:t>2</w:t>
            </w:r>
            <w:r w:rsidRPr="00160D3F">
              <w:rPr>
                <w:rFonts w:asciiTheme="minorHAnsi" w:hAnsiTheme="minorHAnsi" w:cstheme="minorHAnsi"/>
                <w:lang w:val="en-GB"/>
              </w:rPr>
              <w:t>)</w:t>
            </w:r>
          </w:p>
        </w:tc>
      </w:tr>
      <w:tr w:rsidRPr="00160D3F" w:rsidR="003F096A" w:rsidTr="0028577C" w14:paraId="3DB80469" w14:textId="77777777">
        <w:tc>
          <w:tcPr>
            <w:tcW w:w="2976" w:type="dxa"/>
          </w:tcPr>
          <w:p w:rsidRPr="00160D3F" w:rsidR="003F096A" w:rsidP="003F096A" w:rsidRDefault="003F096A" w14:paraId="45618E6F" w14:textId="77777777">
            <w:pPr>
              <w:pStyle w:val="Tabla-FiguraEstilo"/>
              <w:rPr>
                <w:rFonts w:asciiTheme="minorHAnsi" w:hAnsiTheme="minorHAnsi" w:cstheme="minorHAnsi"/>
                <w:lang w:val="en-GB"/>
              </w:rPr>
            </w:pPr>
            <w:r w:rsidRPr="00160D3F">
              <w:rPr>
                <w:rFonts w:asciiTheme="minorHAnsi" w:hAnsiTheme="minorHAnsi" w:cstheme="minorHAnsi"/>
                <w:lang w:val="en-GB"/>
              </w:rPr>
              <w:t>Solar Cable</w:t>
            </w:r>
          </w:p>
        </w:tc>
        <w:tc>
          <w:tcPr>
            <w:tcW w:w="1985" w:type="dxa"/>
          </w:tcPr>
          <w:p w:rsidRPr="00160D3F" w:rsidR="003F096A" w:rsidP="003F096A" w:rsidRDefault="003F096A" w14:paraId="4AA21755" w14:textId="77777777">
            <w:pPr>
              <w:pStyle w:val="Tabla-FiguraEstilo"/>
              <w:jc w:val="center"/>
              <w:rPr>
                <w:rFonts w:asciiTheme="minorHAnsi" w:hAnsiTheme="minorHAnsi" w:cstheme="minorHAnsi"/>
                <w:lang w:val="en-GB"/>
              </w:rPr>
            </w:pPr>
            <w:r w:rsidRPr="00160D3F">
              <w:rPr>
                <w:rFonts w:asciiTheme="minorHAnsi" w:hAnsiTheme="minorHAnsi" w:cstheme="minorHAnsi"/>
                <w:szCs w:val="24"/>
                <w:lang w:val="en-GB"/>
              </w:rPr>
              <w:t>CU H1Z2Z2-K</w:t>
            </w:r>
          </w:p>
        </w:tc>
        <w:tc>
          <w:tcPr>
            <w:tcW w:w="1889" w:type="dxa"/>
          </w:tcPr>
          <w:p w:rsidRPr="00160D3F" w:rsidR="003F096A" w:rsidP="003F096A" w:rsidRDefault="003F096A" w14:paraId="4765FE02" w14:textId="77777777">
            <w:pPr>
              <w:pStyle w:val="Tabla-FiguraEstilo"/>
              <w:jc w:val="center"/>
              <w:rPr>
                <w:rFonts w:asciiTheme="minorHAnsi" w:hAnsiTheme="minorHAnsi" w:cstheme="minorHAnsi"/>
                <w:lang w:val="en-GB"/>
              </w:rPr>
            </w:pPr>
            <w:r>
              <w:rPr>
                <w:rFonts w:asciiTheme="minorHAnsi" w:hAnsiTheme="minorHAnsi" w:cstheme="minorHAnsi"/>
                <w:lang w:val="en-GB"/>
              </w:rPr>
              <w:t>1.5 kV</w:t>
            </w:r>
          </w:p>
        </w:tc>
        <w:tc>
          <w:tcPr>
            <w:tcW w:w="0" w:type="auto"/>
          </w:tcPr>
          <w:p w:rsidRPr="00160D3F" w:rsidR="003F096A" w:rsidP="003F096A" w:rsidRDefault="003F096A" w14:paraId="2ECE5C4F"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6 mm2</w:t>
            </w:r>
          </w:p>
        </w:tc>
      </w:tr>
      <w:tr w:rsidRPr="00160D3F" w:rsidR="003F096A" w:rsidTr="0028577C" w14:paraId="474E0C33" w14:textId="77777777">
        <w:tc>
          <w:tcPr>
            <w:tcW w:w="2976" w:type="dxa"/>
          </w:tcPr>
          <w:p w:rsidRPr="00160D3F" w:rsidR="003F096A" w:rsidP="003F096A" w:rsidRDefault="003F096A" w14:paraId="578E1572" w14:textId="77777777">
            <w:pPr>
              <w:pStyle w:val="Tabla-FiguraEstilo"/>
              <w:rPr>
                <w:rFonts w:asciiTheme="minorHAnsi" w:hAnsiTheme="minorHAnsi" w:cstheme="minorHAnsi"/>
                <w:lang w:val="en-GB"/>
              </w:rPr>
            </w:pPr>
            <w:r w:rsidRPr="00160D3F">
              <w:rPr>
                <w:rFonts w:asciiTheme="minorHAnsi" w:hAnsiTheme="minorHAnsi" w:cstheme="minorHAnsi"/>
                <w:lang w:val="en-GB"/>
              </w:rPr>
              <w:t>String Inverter to General LV Panel</w:t>
            </w:r>
          </w:p>
        </w:tc>
        <w:tc>
          <w:tcPr>
            <w:tcW w:w="1985" w:type="dxa"/>
          </w:tcPr>
          <w:p w:rsidR="003F096A" w:rsidP="003F096A" w:rsidRDefault="003F096A" w14:paraId="00D9A670" w14:textId="77777777">
            <w:pPr>
              <w:pStyle w:val="Tabla-FiguraEstilo"/>
              <w:jc w:val="center"/>
              <w:rPr>
                <w:rFonts w:asciiTheme="minorHAnsi" w:hAnsiTheme="minorHAnsi" w:cstheme="minorHAnsi"/>
                <w:szCs w:val="24"/>
                <w:lang w:val="en-GB"/>
              </w:rPr>
            </w:pPr>
            <w:r>
              <w:rPr>
                <w:rFonts w:asciiTheme="minorHAnsi" w:hAnsiTheme="minorHAnsi" w:cstheme="minorHAnsi"/>
                <w:szCs w:val="24"/>
                <w:lang w:val="en-GB"/>
              </w:rPr>
              <w:t>Multipolar Copper</w:t>
            </w:r>
          </w:p>
          <w:p w:rsidRPr="00160D3F" w:rsidR="003F096A" w:rsidP="003F096A" w:rsidRDefault="003F096A" w14:paraId="38D2B901" w14:textId="77777777">
            <w:pPr>
              <w:pStyle w:val="Tabla-FiguraEstilo"/>
              <w:jc w:val="center"/>
              <w:rPr>
                <w:rFonts w:asciiTheme="minorHAnsi" w:hAnsiTheme="minorHAnsi" w:cstheme="minorHAnsi"/>
                <w:lang w:val="en-GB"/>
              </w:rPr>
            </w:pPr>
            <w:r>
              <w:rPr>
                <w:rFonts w:asciiTheme="minorHAnsi" w:hAnsiTheme="minorHAnsi" w:cstheme="minorHAnsi"/>
                <w:szCs w:val="24"/>
                <w:lang w:val="en-GB"/>
              </w:rPr>
              <w:t>AC Cable</w:t>
            </w:r>
          </w:p>
        </w:tc>
        <w:tc>
          <w:tcPr>
            <w:tcW w:w="1889" w:type="dxa"/>
          </w:tcPr>
          <w:p w:rsidRPr="00160D3F" w:rsidR="003F096A" w:rsidP="003F096A" w:rsidRDefault="003F096A" w14:paraId="07103C8D" w14:textId="77777777">
            <w:pPr>
              <w:pStyle w:val="Tabla-FiguraEstilo"/>
              <w:jc w:val="center"/>
              <w:rPr>
                <w:rFonts w:asciiTheme="minorHAnsi" w:hAnsiTheme="minorHAnsi" w:cstheme="minorHAnsi"/>
                <w:lang w:val="en-GB"/>
              </w:rPr>
            </w:pPr>
            <w:r>
              <w:rPr>
                <w:rFonts w:asciiTheme="minorHAnsi" w:hAnsiTheme="minorHAnsi" w:cstheme="minorHAnsi"/>
                <w:lang w:val="en-GB"/>
              </w:rPr>
              <w:t xml:space="preserve">0.6/1 </w:t>
            </w:r>
            <w:r w:rsidRPr="00160D3F">
              <w:rPr>
                <w:rFonts w:asciiTheme="minorHAnsi" w:hAnsiTheme="minorHAnsi" w:cstheme="minorHAnsi"/>
                <w:lang w:val="en-GB"/>
              </w:rPr>
              <w:t xml:space="preserve"> kV</w:t>
            </w:r>
          </w:p>
        </w:tc>
        <w:tc>
          <w:tcPr>
            <w:tcW w:w="0" w:type="auto"/>
          </w:tcPr>
          <w:p w:rsidRPr="00160D3F" w:rsidR="003F096A" w:rsidP="003F096A" w:rsidRDefault="003F096A" w14:paraId="14EF9C5B" w14:textId="77777777">
            <w:pPr>
              <w:pStyle w:val="Tabla-FiguraEstilo"/>
              <w:jc w:val="center"/>
              <w:rPr>
                <w:rFonts w:asciiTheme="minorHAnsi" w:hAnsiTheme="minorHAnsi" w:cstheme="minorHAnsi"/>
                <w:lang w:val="en-GB"/>
              </w:rPr>
            </w:pPr>
            <w:r>
              <w:rPr>
                <w:rFonts w:asciiTheme="minorHAnsi" w:hAnsiTheme="minorHAnsi" w:cstheme="minorHAnsi"/>
                <w:lang w:val="en-GB"/>
              </w:rPr>
              <w:t>3x120 + 70</w:t>
            </w:r>
            <w:r w:rsidRPr="00160D3F">
              <w:rPr>
                <w:rFonts w:asciiTheme="minorHAnsi" w:hAnsiTheme="minorHAnsi" w:cstheme="minorHAnsi"/>
                <w:lang w:val="en-GB"/>
              </w:rPr>
              <w:t xml:space="preserve"> mm2</w:t>
            </w:r>
          </w:p>
        </w:tc>
      </w:tr>
      <w:tr w:rsidRPr="00160D3F" w:rsidR="003F096A" w:rsidTr="0028577C" w14:paraId="2816A0C5" w14:textId="77777777">
        <w:tc>
          <w:tcPr>
            <w:tcW w:w="2976" w:type="dxa"/>
          </w:tcPr>
          <w:p w:rsidRPr="00160D3F" w:rsidR="003F096A" w:rsidP="003F096A" w:rsidRDefault="003F096A" w14:paraId="1836E2C3" w14:textId="77777777">
            <w:pPr>
              <w:pStyle w:val="Tabla-FiguraEstilo"/>
              <w:rPr>
                <w:rFonts w:asciiTheme="minorHAnsi" w:hAnsiTheme="minorHAnsi" w:cstheme="minorHAnsi"/>
                <w:lang w:val="en-GB"/>
              </w:rPr>
            </w:pPr>
            <w:r>
              <w:rPr>
                <w:rFonts w:asciiTheme="minorHAnsi" w:hAnsiTheme="minorHAnsi" w:cstheme="minorHAnsi"/>
                <w:lang w:val="en-GB"/>
              </w:rPr>
              <w:t>String Inverter to Transformer</w:t>
            </w:r>
          </w:p>
        </w:tc>
        <w:tc>
          <w:tcPr>
            <w:tcW w:w="1985" w:type="dxa"/>
          </w:tcPr>
          <w:p w:rsidRPr="00160D3F" w:rsidR="003F096A" w:rsidP="003F096A" w:rsidRDefault="003F096A" w14:paraId="0CA60B57" w14:textId="77777777">
            <w:pPr>
              <w:pStyle w:val="Tabla-FiguraEstilo"/>
              <w:jc w:val="center"/>
              <w:rPr>
                <w:rFonts w:asciiTheme="minorHAnsi" w:hAnsiTheme="minorHAnsi" w:cstheme="minorHAnsi"/>
                <w:szCs w:val="24"/>
                <w:lang w:val="en-GB"/>
              </w:rPr>
            </w:pPr>
            <w:r w:rsidRPr="00160D3F">
              <w:rPr>
                <w:rFonts w:asciiTheme="minorHAnsi" w:hAnsiTheme="minorHAnsi" w:cstheme="minorHAnsi"/>
                <w:szCs w:val="24"/>
                <w:lang w:val="en-GB"/>
              </w:rPr>
              <w:t>AL/XLPE/PVC</w:t>
            </w:r>
          </w:p>
        </w:tc>
        <w:tc>
          <w:tcPr>
            <w:tcW w:w="1889" w:type="dxa"/>
          </w:tcPr>
          <w:p w:rsidRPr="00160D3F" w:rsidR="003F096A" w:rsidP="003F096A" w:rsidRDefault="003F096A" w14:paraId="590DBA6E" w14:textId="77777777">
            <w:pPr>
              <w:pStyle w:val="Tabla-FiguraEstilo"/>
              <w:jc w:val="center"/>
              <w:rPr>
                <w:rFonts w:asciiTheme="minorHAnsi" w:hAnsiTheme="minorHAnsi" w:cstheme="minorHAnsi"/>
                <w:lang w:val="en-GB"/>
              </w:rPr>
            </w:pPr>
            <w:r>
              <w:rPr>
                <w:rFonts w:asciiTheme="minorHAnsi" w:hAnsiTheme="minorHAnsi" w:cstheme="minorHAnsi"/>
                <w:lang w:val="en-GB"/>
              </w:rPr>
              <w:t>0.6/1</w:t>
            </w:r>
            <w:r w:rsidRPr="00160D3F">
              <w:rPr>
                <w:rFonts w:asciiTheme="minorHAnsi" w:hAnsiTheme="minorHAnsi" w:cstheme="minorHAnsi"/>
                <w:lang w:val="en-GB"/>
              </w:rPr>
              <w:t xml:space="preserve"> kV</w:t>
            </w:r>
          </w:p>
        </w:tc>
        <w:tc>
          <w:tcPr>
            <w:tcW w:w="0" w:type="auto"/>
          </w:tcPr>
          <w:p w:rsidRPr="00160D3F" w:rsidR="003F096A" w:rsidP="003F096A" w:rsidRDefault="003F096A" w14:paraId="7EB60624" w14:textId="77777777">
            <w:pPr>
              <w:pStyle w:val="Tabla-FiguraEstilo"/>
              <w:keepNext/>
              <w:jc w:val="center"/>
              <w:rPr>
                <w:rFonts w:asciiTheme="minorHAnsi" w:hAnsiTheme="minorHAnsi" w:cstheme="minorHAnsi"/>
                <w:lang w:val="en-GB"/>
              </w:rPr>
            </w:pPr>
            <w:r w:rsidRPr="00160D3F">
              <w:rPr>
                <w:rFonts w:asciiTheme="minorHAnsi" w:hAnsiTheme="minorHAnsi" w:cstheme="minorHAnsi"/>
                <w:lang w:val="en-GB"/>
              </w:rPr>
              <w:t>400 mm2</w:t>
            </w:r>
          </w:p>
        </w:tc>
      </w:tr>
      <w:tr w:rsidRPr="00160D3F" w:rsidR="003F096A" w:rsidTr="0028577C" w14:paraId="5FE31130" w14:textId="77777777">
        <w:tc>
          <w:tcPr>
            <w:tcW w:w="2976" w:type="dxa"/>
          </w:tcPr>
          <w:p w:rsidRPr="00160D3F" w:rsidR="003F096A" w:rsidP="003F096A" w:rsidRDefault="003F096A" w14:paraId="07226BA1" w14:textId="77777777">
            <w:pPr>
              <w:pStyle w:val="Tabla-FiguraEstilo"/>
              <w:rPr>
                <w:rFonts w:asciiTheme="minorHAnsi" w:hAnsiTheme="minorHAnsi" w:cstheme="minorHAnsi"/>
                <w:lang w:val="en-GB"/>
              </w:rPr>
            </w:pPr>
            <w:r w:rsidRPr="00160D3F">
              <w:rPr>
                <w:rFonts w:asciiTheme="minorHAnsi" w:hAnsiTheme="minorHAnsi" w:cstheme="minorHAnsi"/>
                <w:lang w:val="en-GB"/>
              </w:rPr>
              <w:t>Medium Voltage Cables</w:t>
            </w:r>
          </w:p>
        </w:tc>
        <w:tc>
          <w:tcPr>
            <w:tcW w:w="1985" w:type="dxa"/>
          </w:tcPr>
          <w:p w:rsidRPr="00160D3F" w:rsidR="003F096A" w:rsidP="003F096A" w:rsidRDefault="003F096A" w14:paraId="4E87AC98" w14:textId="77777777">
            <w:pPr>
              <w:pStyle w:val="Tabla-FiguraEstilo"/>
              <w:jc w:val="center"/>
              <w:rPr>
                <w:rFonts w:asciiTheme="minorHAnsi" w:hAnsiTheme="minorHAnsi" w:cstheme="minorHAnsi"/>
                <w:lang w:val="en-GB"/>
              </w:rPr>
            </w:pPr>
            <w:r w:rsidRPr="00160D3F">
              <w:rPr>
                <w:rFonts w:asciiTheme="minorHAnsi" w:hAnsiTheme="minorHAnsi" w:cstheme="minorHAnsi"/>
                <w:szCs w:val="24"/>
                <w:lang w:val="en-GB"/>
              </w:rPr>
              <w:t>AL/XLPE/CWS/PVC</w:t>
            </w:r>
          </w:p>
        </w:tc>
        <w:tc>
          <w:tcPr>
            <w:tcW w:w="1889" w:type="dxa"/>
          </w:tcPr>
          <w:p w:rsidRPr="00160D3F" w:rsidR="003F096A" w:rsidP="003F096A" w:rsidRDefault="003F096A" w14:paraId="45F52A65" w14:textId="77777777">
            <w:pPr>
              <w:pStyle w:val="Tabla-FiguraEstilo"/>
              <w:jc w:val="center"/>
              <w:rPr>
                <w:rFonts w:asciiTheme="minorHAnsi" w:hAnsiTheme="minorHAnsi" w:cstheme="minorHAnsi"/>
                <w:lang w:val="en-GB"/>
              </w:rPr>
            </w:pPr>
            <w:r w:rsidRPr="00160D3F">
              <w:rPr>
                <w:rFonts w:asciiTheme="minorHAnsi" w:hAnsiTheme="minorHAnsi" w:cstheme="minorHAnsi"/>
                <w:lang w:val="en-GB"/>
              </w:rPr>
              <w:t>19/33 kV</w:t>
            </w:r>
          </w:p>
        </w:tc>
        <w:tc>
          <w:tcPr>
            <w:tcW w:w="0" w:type="auto"/>
          </w:tcPr>
          <w:p w:rsidRPr="00160D3F" w:rsidR="003F096A" w:rsidP="003F096A" w:rsidRDefault="003F096A" w14:paraId="69684319" w14:textId="56F066BC">
            <w:pPr>
              <w:pStyle w:val="Tabla-FiguraEstilo"/>
              <w:keepNext/>
              <w:jc w:val="center"/>
              <w:rPr>
                <w:rFonts w:asciiTheme="minorHAnsi" w:hAnsiTheme="minorHAnsi" w:cstheme="minorHAnsi"/>
                <w:lang w:val="en-GB"/>
              </w:rPr>
            </w:pPr>
            <w:r w:rsidRPr="00160D3F">
              <w:rPr>
                <w:rFonts w:asciiTheme="minorHAnsi" w:hAnsiTheme="minorHAnsi" w:cstheme="minorHAnsi"/>
                <w:lang w:val="en-GB"/>
              </w:rPr>
              <w:t>240</w:t>
            </w:r>
            <w:r>
              <w:rPr>
                <w:rFonts w:asciiTheme="minorHAnsi" w:hAnsiTheme="minorHAnsi" w:cstheme="minorHAnsi"/>
                <w:lang w:val="en-GB"/>
              </w:rPr>
              <w:t>/400</w:t>
            </w:r>
            <w:r w:rsidRPr="00160D3F">
              <w:rPr>
                <w:rFonts w:asciiTheme="minorHAnsi" w:hAnsiTheme="minorHAnsi" w:cstheme="minorHAnsi"/>
                <w:lang w:val="en-GB"/>
              </w:rPr>
              <w:t xml:space="preserve"> mm2</w:t>
            </w:r>
          </w:p>
        </w:tc>
      </w:tr>
    </w:tbl>
    <w:p w:rsidR="003F096A" w:rsidP="003F096A" w:rsidRDefault="003F096A" w14:paraId="251748FD" w14:textId="5EC7F3C0">
      <w:pPr>
        <w:pStyle w:val="Descripcin"/>
        <w:spacing w:before="120"/>
        <w:jc w:val="center"/>
      </w:pPr>
      <w:bookmarkStart w:name="_Toc140232707" w:id="51"/>
      <w:proofErr w:type="spellStart"/>
      <w:r>
        <w:t>Table</w:t>
      </w:r>
      <w:proofErr w:type="spellEnd"/>
      <w:r>
        <w:t xml:space="preserve"> </w:t>
      </w:r>
      <w:r>
        <w:fldChar w:fldCharType="begin"/>
      </w:r>
      <w:r>
        <w:instrText> SEQ Table \* ARABIC </w:instrText>
      </w:r>
      <w:r>
        <w:fldChar w:fldCharType="separate"/>
      </w:r>
      <w:r>
        <w:rPr>
          <w:noProof/>
        </w:rPr>
        <w:t>1</w:t>
      </w:r>
      <w:r>
        <w:fldChar w:fldCharType="end"/>
      </w:r>
      <w:r w:rsidR="002D712C">
        <w:rPr>
          <w:noProof/>
        </w:rPr>
        <w:t>8</w:t>
      </w:r>
      <w:r>
        <w:t xml:space="preserve"> </w:t>
      </w:r>
      <w:proofErr w:type="spellStart"/>
      <w:r>
        <w:t>Cabling</w:t>
      </w:r>
      <w:proofErr w:type="spellEnd"/>
      <w:r>
        <w:t xml:space="preserve"> </w:t>
      </w:r>
      <w:r w:rsidRPr="00CF5B96">
        <w:rPr>
          <w:lang w:val="en-GB"/>
        </w:rPr>
        <w:t>Characteristics</w:t>
      </w:r>
      <w:bookmarkEnd w:id="51"/>
    </w:p>
    <w:p w:rsidR="003F096A" w:rsidP="003F096A" w:rsidRDefault="0028577C" w14:paraId="0957D0A1" w14:textId="230A2C61">
      <w:pPr>
        <w:pStyle w:val="Prrafo"/>
        <w:ind w:left="426"/>
        <w:rPr>
          <w:rFonts w:asciiTheme="minorHAnsi" w:hAnsiTheme="minorHAnsi" w:cstheme="minorHAnsi"/>
          <w:lang w:val="en-GB"/>
        </w:rPr>
      </w:pPr>
      <w:r>
        <w:rPr>
          <w:rFonts w:asciiTheme="minorHAnsi" w:hAnsiTheme="minorHAnsi" w:cstheme="minorHAnsi"/>
          <w:lang w:val="en-GB"/>
        </w:rPr>
        <w:t xml:space="preserve">Cross section </w:t>
      </w:r>
      <w:r w:rsidR="00AE7115">
        <w:rPr>
          <w:rFonts w:asciiTheme="minorHAnsi" w:hAnsiTheme="minorHAnsi" w:cstheme="minorHAnsi"/>
          <w:lang w:val="en-GB"/>
        </w:rPr>
        <w:t>are</w:t>
      </w:r>
      <w:r w:rsidRPr="00CF5B96" w:rsidR="003F096A">
        <w:rPr>
          <w:rFonts w:asciiTheme="minorHAnsi" w:hAnsiTheme="minorHAnsi" w:cstheme="minorHAnsi"/>
          <w:lang w:val="en-GB"/>
        </w:rPr>
        <w:t xml:space="preserve"> calculated in order to optimize the</w:t>
      </w:r>
      <w:r>
        <w:rPr>
          <w:rFonts w:asciiTheme="minorHAnsi" w:hAnsiTheme="minorHAnsi" w:cstheme="minorHAnsi"/>
          <w:lang w:val="en-GB"/>
        </w:rPr>
        <w:t xml:space="preserve"> voltage drop and cable losses, in reference</w:t>
      </w:r>
      <w:r w:rsidR="002D712C">
        <w:rPr>
          <w:rFonts w:asciiTheme="minorHAnsi" w:hAnsiTheme="minorHAnsi" w:cstheme="minorHAnsi"/>
          <w:lang w:val="en-GB"/>
        </w:rPr>
        <w:t>s</w:t>
      </w:r>
      <w:r>
        <w:rPr>
          <w:rFonts w:asciiTheme="minorHAnsi" w:hAnsiTheme="minorHAnsi" w:cstheme="minorHAnsi"/>
          <w:lang w:val="en-GB"/>
        </w:rPr>
        <w:t xml:space="preserve"> [</w:t>
      </w:r>
      <w:r w:rsidR="002D712C">
        <w:rPr>
          <w:rFonts w:asciiTheme="minorHAnsi" w:hAnsiTheme="minorHAnsi" w:cstheme="minorHAnsi"/>
          <w:lang w:val="en-GB"/>
        </w:rPr>
        <w:t>28</w:t>
      </w:r>
      <w:r>
        <w:rPr>
          <w:rFonts w:asciiTheme="minorHAnsi" w:hAnsiTheme="minorHAnsi" w:cstheme="minorHAnsi"/>
          <w:lang w:val="en-GB"/>
        </w:rPr>
        <w:t>]</w:t>
      </w:r>
      <w:r w:rsidR="002D712C">
        <w:rPr>
          <w:rFonts w:asciiTheme="minorHAnsi" w:hAnsiTheme="minorHAnsi" w:cstheme="minorHAnsi"/>
          <w:lang w:val="en-GB"/>
        </w:rPr>
        <w:t>,</w:t>
      </w:r>
      <w:r>
        <w:rPr>
          <w:rFonts w:asciiTheme="minorHAnsi" w:hAnsiTheme="minorHAnsi" w:cstheme="minorHAnsi"/>
          <w:lang w:val="en-GB"/>
        </w:rPr>
        <w:t xml:space="preserve"> </w:t>
      </w:r>
      <w:r w:rsidR="002D712C">
        <w:rPr>
          <w:rFonts w:asciiTheme="minorHAnsi" w:hAnsiTheme="minorHAnsi" w:cstheme="minorHAnsi"/>
          <w:lang w:val="en-GB"/>
        </w:rPr>
        <w:t>[29],</w:t>
      </w:r>
      <w:r w:rsidRPr="002D712C" w:rsidR="002D712C">
        <w:rPr>
          <w:rFonts w:asciiTheme="minorHAnsi" w:hAnsiTheme="minorHAnsi" w:cstheme="minorHAnsi"/>
          <w:lang w:val="en-GB"/>
        </w:rPr>
        <w:t xml:space="preserve"> </w:t>
      </w:r>
      <w:r w:rsidR="002D712C">
        <w:rPr>
          <w:rFonts w:asciiTheme="minorHAnsi" w:hAnsiTheme="minorHAnsi" w:cstheme="minorHAnsi"/>
          <w:lang w:val="en-GB"/>
        </w:rPr>
        <w:t>[30] and [31],</w:t>
      </w:r>
      <w:r>
        <w:rPr>
          <w:rFonts w:asciiTheme="minorHAnsi" w:hAnsiTheme="minorHAnsi" w:cstheme="minorHAnsi"/>
          <w:lang w:val="en-GB"/>
        </w:rPr>
        <w:t>according to layout and schematics in references [</w:t>
      </w:r>
      <w:r w:rsidR="002D712C">
        <w:rPr>
          <w:rFonts w:asciiTheme="minorHAnsi" w:hAnsiTheme="minorHAnsi" w:cstheme="minorHAnsi"/>
          <w:lang w:val="en-GB"/>
        </w:rPr>
        <w:t>20</w:t>
      </w:r>
      <w:r>
        <w:rPr>
          <w:rFonts w:asciiTheme="minorHAnsi" w:hAnsiTheme="minorHAnsi" w:cstheme="minorHAnsi"/>
          <w:lang w:val="en-GB"/>
        </w:rPr>
        <w:t>]</w:t>
      </w:r>
      <w:r w:rsidR="002D712C">
        <w:rPr>
          <w:rFonts w:asciiTheme="minorHAnsi" w:hAnsiTheme="minorHAnsi" w:cstheme="minorHAnsi"/>
          <w:lang w:val="en-GB"/>
        </w:rPr>
        <w:t>, [21], [22], [26] and [27]</w:t>
      </w:r>
      <w:r w:rsidRPr="00CF5B96" w:rsidR="003F096A">
        <w:rPr>
          <w:rFonts w:asciiTheme="minorHAnsi" w:hAnsiTheme="minorHAnsi" w:cstheme="minorHAnsi"/>
          <w:lang w:val="en-GB"/>
        </w:rPr>
        <w:t>.</w:t>
      </w:r>
    </w:p>
    <w:p w:rsidRPr="00054DA8" w:rsidR="00DC4E58" w:rsidP="00DC4E58" w:rsidRDefault="003F096A" w14:paraId="78710F8A" w14:textId="33DF7D98">
      <w:pPr>
        <w:pStyle w:val="Ttulo2"/>
        <w:rPr>
          <w:lang w:val="en-US"/>
        </w:rPr>
      </w:pPr>
      <w:bookmarkStart w:name="_Toc140232951" w:id="52"/>
      <w:r w:rsidRPr="00054DA8">
        <w:rPr>
          <w:lang w:val="en-US"/>
        </w:rPr>
        <w:t>CABLE ROUTING</w:t>
      </w:r>
      <w:bookmarkEnd w:id="52"/>
    </w:p>
    <w:p w:rsidRPr="00CF5B96" w:rsidR="003F096A" w:rsidP="003F096A" w:rsidRDefault="003F096A" w14:paraId="59C48446" w14:textId="77777777">
      <w:pPr>
        <w:pStyle w:val="Prrafo"/>
        <w:rPr>
          <w:rFonts w:asciiTheme="minorHAnsi" w:hAnsiTheme="minorHAnsi" w:cstheme="minorHAnsi"/>
          <w:lang w:val="en-GB"/>
        </w:rPr>
      </w:pPr>
      <w:r w:rsidRPr="00CF5B96">
        <w:rPr>
          <w:rFonts w:asciiTheme="minorHAnsi" w:hAnsiTheme="minorHAnsi" w:cstheme="minorHAnsi"/>
          <w:lang w:val="en-GB"/>
        </w:rPr>
        <w:t>According to the requirements of each trench, which is determined by the cables that need to be buried into, the table below represents the most typical trench dimensions. The cables shall be buried with minimum depth of 70 cm.</w:t>
      </w:r>
    </w:p>
    <w:tbl>
      <w:tblPr>
        <w:tblStyle w:val="Tablaconcuadrcula"/>
        <w:tblW w:w="9272" w:type="dxa"/>
        <w:jc w:val="center"/>
        <w:tblLook w:val="04A0" w:firstRow="1" w:lastRow="0" w:firstColumn="1" w:lastColumn="0" w:noHBand="0" w:noVBand="1"/>
      </w:tblPr>
      <w:tblGrid>
        <w:gridCol w:w="3397"/>
        <w:gridCol w:w="5875"/>
      </w:tblGrid>
      <w:tr w:rsidR="00431C0C" w:rsidTr="00054DA8" w14:paraId="74446536" w14:textId="77777777">
        <w:trPr>
          <w:trHeight w:val="233"/>
          <w:jc w:val="center"/>
        </w:trPr>
        <w:tc>
          <w:tcPr>
            <w:tcW w:w="3397" w:type="dxa"/>
          </w:tcPr>
          <w:p w:rsidRPr="00393D46" w:rsidR="00393D46" w:rsidP="00393D46" w:rsidRDefault="00393D46" w14:paraId="19CD801D" w14:textId="0643A789">
            <w:pPr>
              <w:pStyle w:val="Tabla-FiguraEstilo"/>
              <w:jc w:val="center"/>
              <w:rPr>
                <w:b/>
                <w:lang w:val="en-GB"/>
              </w:rPr>
            </w:pPr>
            <w:r w:rsidRPr="00393D46">
              <w:rPr>
                <w:b/>
                <w:lang w:val="en-GB"/>
              </w:rPr>
              <w:t>Trenches</w:t>
            </w:r>
          </w:p>
        </w:tc>
        <w:tc>
          <w:tcPr>
            <w:tcW w:w="5875" w:type="dxa"/>
          </w:tcPr>
          <w:p w:rsidRPr="00393D46" w:rsidR="00393D46" w:rsidP="00393D46" w:rsidRDefault="00393D46" w14:paraId="7BB89BF8" w14:textId="3675D537">
            <w:pPr>
              <w:pStyle w:val="Tabla-FiguraEstilo"/>
              <w:jc w:val="center"/>
              <w:rPr>
                <w:b/>
                <w:lang w:val="en-GB"/>
              </w:rPr>
            </w:pPr>
            <w:r w:rsidRPr="00393D46">
              <w:rPr>
                <w:b/>
                <w:lang w:val="en-GB"/>
              </w:rPr>
              <w:t>Dimensions (Width x Depth)</w:t>
            </w:r>
          </w:p>
        </w:tc>
      </w:tr>
      <w:tr w:rsidRPr="008068F4" w:rsidR="00431C0C" w:rsidTr="00054DA8" w14:paraId="1E504D95" w14:textId="77777777">
        <w:trPr>
          <w:trHeight w:val="456"/>
          <w:jc w:val="center"/>
        </w:trPr>
        <w:tc>
          <w:tcPr>
            <w:tcW w:w="3397" w:type="dxa"/>
          </w:tcPr>
          <w:p w:rsidRPr="00C63E81" w:rsidR="00393D46" w:rsidP="003F7B78" w:rsidRDefault="00DA5B04" w14:paraId="7D2FA075" w14:textId="77777777">
            <w:pPr>
              <w:pStyle w:val="Tabla-FiguraEstilo"/>
              <w:rPr>
                <w:lang w:val="en-GB"/>
              </w:rPr>
            </w:pPr>
            <w:r w:rsidRPr="00C63E81">
              <w:rPr>
                <w:lang w:val="en-GB"/>
              </w:rPr>
              <w:t>Cu string cables in ducts +</w:t>
            </w:r>
          </w:p>
          <w:p w:rsidRPr="00C63E81" w:rsidR="00DA5B04" w:rsidP="003F7B78" w:rsidRDefault="00DA5B04" w14:paraId="7EEBCD03" w14:textId="1B6DE4A1">
            <w:pPr>
              <w:pStyle w:val="Tabla-FiguraEstilo"/>
              <w:rPr>
                <w:lang w:val="en-GB"/>
              </w:rPr>
            </w:pPr>
            <w:r w:rsidRPr="00C63E81">
              <w:rPr>
                <w:lang w:val="en-GB"/>
              </w:rPr>
              <w:t>Grounding</w:t>
            </w:r>
          </w:p>
        </w:tc>
        <w:tc>
          <w:tcPr>
            <w:tcW w:w="5875" w:type="dxa"/>
            <w:vAlign w:val="center"/>
          </w:tcPr>
          <w:p w:rsidRPr="00C63E81" w:rsidR="00E615EE" w:rsidP="009D76B2" w:rsidRDefault="00DA5B04" w14:paraId="3724EACB" w14:textId="22BBCD8C">
            <w:pPr>
              <w:pStyle w:val="Tabla-FiguraEstilo"/>
              <w:jc w:val="center"/>
              <w:rPr>
                <w:lang w:val="en-GB"/>
              </w:rPr>
            </w:pPr>
            <w:r w:rsidRPr="00C63E81">
              <w:rPr>
                <w:lang w:val="en-GB"/>
              </w:rPr>
              <w:t xml:space="preserve">50 x 70 to </w:t>
            </w:r>
            <w:r w:rsidR="009D76B2">
              <w:rPr>
                <w:lang w:val="en-GB"/>
              </w:rPr>
              <w:t>9</w:t>
            </w:r>
            <w:r w:rsidRPr="00C63E81">
              <w:rPr>
                <w:lang w:val="en-GB"/>
              </w:rPr>
              <w:t>0</w:t>
            </w:r>
            <w:r w:rsidRPr="00C63E81" w:rsidR="00E615EE">
              <w:rPr>
                <w:lang w:val="en-GB"/>
              </w:rPr>
              <w:t xml:space="preserve"> cm (one </w:t>
            </w:r>
            <w:r w:rsidR="009D76B2">
              <w:rPr>
                <w:lang w:val="en-GB"/>
              </w:rPr>
              <w:t xml:space="preserve">or two </w:t>
            </w:r>
            <w:r w:rsidRPr="00C63E81" w:rsidR="00E615EE">
              <w:rPr>
                <w:lang w:val="en-GB"/>
              </w:rPr>
              <w:t>layer</w:t>
            </w:r>
            <w:r w:rsidR="009D76B2">
              <w:rPr>
                <w:lang w:val="en-GB"/>
              </w:rPr>
              <w:t>s</w:t>
            </w:r>
            <w:r w:rsidRPr="00C63E81" w:rsidR="00E615EE">
              <w:rPr>
                <w:lang w:val="en-GB"/>
              </w:rPr>
              <w:t xml:space="preserve"> of </w:t>
            </w:r>
            <w:r w:rsidRPr="00C63E81" w:rsidR="003F7B78">
              <w:rPr>
                <w:lang w:val="en-GB"/>
              </w:rPr>
              <w:t>d</w:t>
            </w:r>
            <w:r w:rsidRPr="00C63E81" w:rsidR="00E615EE">
              <w:rPr>
                <w:lang w:val="en-GB"/>
              </w:rPr>
              <w:t>ucts)</w:t>
            </w:r>
          </w:p>
        </w:tc>
      </w:tr>
      <w:tr w:rsidRPr="008068F4" w:rsidR="00431C0C" w:rsidTr="00054DA8" w14:paraId="0B3DF241" w14:textId="77777777">
        <w:trPr>
          <w:trHeight w:val="690"/>
          <w:jc w:val="center"/>
        </w:trPr>
        <w:tc>
          <w:tcPr>
            <w:tcW w:w="3397" w:type="dxa"/>
          </w:tcPr>
          <w:p w:rsidRPr="00C63E81" w:rsidR="00DA5B04" w:rsidP="009D76B2" w:rsidRDefault="00393D46" w14:paraId="0CAF67AF" w14:textId="69B3E7DC">
            <w:pPr>
              <w:pStyle w:val="Tabla-FiguraEstilo"/>
              <w:rPr>
                <w:lang w:val="en-GB"/>
              </w:rPr>
            </w:pPr>
            <w:r w:rsidRPr="00C63E81">
              <w:rPr>
                <w:lang w:val="en-GB"/>
              </w:rPr>
              <w:t xml:space="preserve">LV </w:t>
            </w:r>
            <w:r w:rsidR="009D76B2">
              <w:rPr>
                <w:lang w:val="en-GB"/>
              </w:rPr>
              <w:t xml:space="preserve">AC </w:t>
            </w:r>
            <w:r w:rsidRPr="00C63E81" w:rsidR="003F7B78">
              <w:rPr>
                <w:lang w:val="en-GB"/>
              </w:rPr>
              <w:t>c</w:t>
            </w:r>
            <w:r w:rsidRPr="00C63E81" w:rsidR="00E615EE">
              <w:rPr>
                <w:lang w:val="en-GB"/>
              </w:rPr>
              <w:t xml:space="preserve">able </w:t>
            </w:r>
            <w:r w:rsidR="009D76B2">
              <w:rPr>
                <w:lang w:val="en-GB"/>
              </w:rPr>
              <w:t xml:space="preserve"> </w:t>
            </w:r>
            <w:r w:rsidR="00431C0C">
              <w:rPr>
                <w:lang w:val="en-GB"/>
              </w:rPr>
              <w:t xml:space="preserve">in ducts </w:t>
            </w:r>
            <w:r w:rsidR="009D76B2">
              <w:rPr>
                <w:lang w:val="en-GB"/>
              </w:rPr>
              <w:t xml:space="preserve">+ </w:t>
            </w:r>
            <w:r w:rsidRPr="00C63E81" w:rsidR="009D76B2">
              <w:rPr>
                <w:lang w:val="en-GB"/>
              </w:rPr>
              <w:t>Cu string cable</w:t>
            </w:r>
            <w:r w:rsidR="009D76B2">
              <w:rPr>
                <w:lang w:val="en-GB"/>
              </w:rPr>
              <w:t xml:space="preserve"> </w:t>
            </w:r>
            <w:r w:rsidRPr="00C63E81" w:rsidR="00DA5B04">
              <w:rPr>
                <w:lang w:val="en-GB"/>
              </w:rPr>
              <w:t>in ducts + Grounding</w:t>
            </w:r>
          </w:p>
        </w:tc>
        <w:tc>
          <w:tcPr>
            <w:tcW w:w="5875" w:type="dxa"/>
            <w:vAlign w:val="center"/>
          </w:tcPr>
          <w:p w:rsidRPr="00C63E81" w:rsidR="00393D46" w:rsidP="00C723DB" w:rsidRDefault="00DA5B04" w14:paraId="26355119" w14:textId="5D44CFF7">
            <w:pPr>
              <w:pStyle w:val="Tabla-FiguraEstilo"/>
              <w:jc w:val="center"/>
              <w:rPr>
                <w:lang w:val="en-GB"/>
              </w:rPr>
            </w:pPr>
            <w:r w:rsidRPr="00C63E81">
              <w:rPr>
                <w:lang w:val="en-GB"/>
              </w:rPr>
              <w:t xml:space="preserve">70 </w:t>
            </w:r>
            <w:r w:rsidRPr="00C63E81" w:rsidR="00323402">
              <w:rPr>
                <w:lang w:val="en-GB"/>
              </w:rPr>
              <w:t xml:space="preserve"> x </w:t>
            </w:r>
            <w:r w:rsidRPr="00C63E81">
              <w:rPr>
                <w:lang w:val="en-GB"/>
              </w:rPr>
              <w:t xml:space="preserve">120 to </w:t>
            </w:r>
            <w:r w:rsidRPr="00C63E81" w:rsidR="00323402">
              <w:rPr>
                <w:lang w:val="en-GB"/>
              </w:rPr>
              <w:t>1</w:t>
            </w:r>
            <w:r w:rsidR="009D76B2">
              <w:rPr>
                <w:lang w:val="en-GB"/>
              </w:rPr>
              <w:t>6</w:t>
            </w:r>
            <w:r w:rsidRPr="00C63E81" w:rsidR="00323402">
              <w:rPr>
                <w:lang w:val="en-GB"/>
              </w:rPr>
              <w:t>0</w:t>
            </w:r>
            <w:r w:rsidRPr="00C63E81" w:rsidR="003F7B78">
              <w:rPr>
                <w:lang w:val="en-GB"/>
              </w:rPr>
              <w:t xml:space="preserve"> cm</w:t>
            </w:r>
            <w:r w:rsidRPr="00C63E81">
              <w:rPr>
                <w:lang w:val="en-GB"/>
              </w:rPr>
              <w:t xml:space="preserve"> </w:t>
            </w:r>
            <w:r w:rsidRPr="00C63E81" w:rsidR="00323402">
              <w:rPr>
                <w:lang w:val="en-GB"/>
              </w:rPr>
              <w:t xml:space="preserve">(one </w:t>
            </w:r>
            <w:r w:rsidR="009D76B2">
              <w:rPr>
                <w:lang w:val="en-GB"/>
              </w:rPr>
              <w:t xml:space="preserve">or </w:t>
            </w:r>
            <w:r w:rsidR="00431C0C">
              <w:rPr>
                <w:lang w:val="en-GB"/>
              </w:rPr>
              <w:t xml:space="preserve">two </w:t>
            </w:r>
            <w:r w:rsidRPr="00C63E81" w:rsidR="00323402">
              <w:rPr>
                <w:lang w:val="en-GB"/>
              </w:rPr>
              <w:t>layer</w:t>
            </w:r>
            <w:r w:rsidR="00431C0C">
              <w:rPr>
                <w:lang w:val="en-GB"/>
              </w:rPr>
              <w:t>s</w:t>
            </w:r>
            <w:r w:rsidRPr="00C63E81" w:rsidR="00323402">
              <w:rPr>
                <w:lang w:val="en-GB"/>
              </w:rPr>
              <w:t xml:space="preserve"> of LV</w:t>
            </w:r>
            <w:r w:rsidR="009D76B2">
              <w:rPr>
                <w:lang w:val="en-GB"/>
              </w:rPr>
              <w:t>-AC</w:t>
            </w:r>
            <w:r w:rsidRPr="00C63E81" w:rsidR="00323402">
              <w:rPr>
                <w:lang w:val="en-GB"/>
              </w:rPr>
              <w:t xml:space="preserve"> </w:t>
            </w:r>
            <w:r w:rsidRPr="00C63E81" w:rsidR="003F7B78">
              <w:rPr>
                <w:lang w:val="en-GB"/>
              </w:rPr>
              <w:t>c</w:t>
            </w:r>
            <w:r w:rsidRPr="00C63E81" w:rsidR="00323402">
              <w:rPr>
                <w:lang w:val="en-GB"/>
              </w:rPr>
              <w:t>ables</w:t>
            </w:r>
            <w:r w:rsidRPr="00C63E81" w:rsidR="003F7B78">
              <w:rPr>
                <w:lang w:val="en-GB"/>
              </w:rPr>
              <w:t xml:space="preserve"> </w:t>
            </w:r>
            <w:r w:rsidR="00431C0C">
              <w:rPr>
                <w:lang w:val="en-GB"/>
              </w:rPr>
              <w:t xml:space="preserve">I ducts </w:t>
            </w:r>
            <w:r w:rsidRPr="00C63E81">
              <w:rPr>
                <w:lang w:val="en-GB"/>
              </w:rPr>
              <w:t xml:space="preserve">and one </w:t>
            </w:r>
            <w:r w:rsidR="000F0715">
              <w:rPr>
                <w:lang w:val="en-GB"/>
              </w:rPr>
              <w:t xml:space="preserve">or two </w:t>
            </w:r>
            <w:r w:rsidRPr="00C63E81">
              <w:rPr>
                <w:lang w:val="en-GB"/>
              </w:rPr>
              <w:t>layer</w:t>
            </w:r>
            <w:r w:rsidR="000F0715">
              <w:rPr>
                <w:lang w:val="en-GB"/>
              </w:rPr>
              <w:t>s</w:t>
            </w:r>
            <w:r w:rsidRPr="00C63E81">
              <w:rPr>
                <w:lang w:val="en-GB"/>
              </w:rPr>
              <w:t xml:space="preserve"> of Cu string</w:t>
            </w:r>
            <w:r w:rsidR="009D76B2">
              <w:rPr>
                <w:lang w:val="en-GB"/>
              </w:rPr>
              <w:t xml:space="preserve"> cables in ducts</w:t>
            </w:r>
            <w:r w:rsidRPr="00C63E81" w:rsidR="00323402">
              <w:rPr>
                <w:lang w:val="en-GB"/>
              </w:rPr>
              <w:t>)</w:t>
            </w:r>
          </w:p>
          <w:p w:rsidRPr="00C63E81" w:rsidR="00DA5B04" w:rsidP="00C723DB" w:rsidRDefault="00DA5B04" w14:paraId="40294B63" w14:textId="63B3DBAF">
            <w:pPr>
              <w:pStyle w:val="Tabla-FiguraEstilo"/>
              <w:jc w:val="center"/>
              <w:rPr>
                <w:lang w:val="en-GB"/>
              </w:rPr>
            </w:pPr>
          </w:p>
        </w:tc>
      </w:tr>
      <w:tr w:rsidRPr="008068F4" w:rsidR="00431C0C" w:rsidTr="00054DA8" w14:paraId="24EE895C" w14:textId="77777777">
        <w:trPr>
          <w:trHeight w:val="468"/>
          <w:jc w:val="center"/>
        </w:trPr>
        <w:tc>
          <w:tcPr>
            <w:tcW w:w="3397" w:type="dxa"/>
          </w:tcPr>
          <w:p w:rsidRPr="00C723DB" w:rsidR="00393D46" w:rsidP="009D76B2" w:rsidRDefault="00393D46" w14:paraId="1E5B4069" w14:textId="448EA34C">
            <w:pPr>
              <w:pStyle w:val="Tabla-FiguraEstilo"/>
              <w:rPr>
                <w:lang w:val="en-GB"/>
              </w:rPr>
            </w:pPr>
            <w:r w:rsidRPr="00C723DB">
              <w:rPr>
                <w:lang w:val="en-GB"/>
              </w:rPr>
              <w:t xml:space="preserve">Medium </w:t>
            </w:r>
            <w:r w:rsidRPr="00C723DB" w:rsidR="003F7B78">
              <w:rPr>
                <w:lang w:val="en-GB"/>
              </w:rPr>
              <w:t>v</w:t>
            </w:r>
            <w:r w:rsidRPr="00C723DB">
              <w:rPr>
                <w:lang w:val="en-GB"/>
              </w:rPr>
              <w:t xml:space="preserve">oltage </w:t>
            </w:r>
            <w:r w:rsidRPr="00C723DB" w:rsidR="003F7B78">
              <w:rPr>
                <w:lang w:val="en-GB"/>
              </w:rPr>
              <w:t>c</w:t>
            </w:r>
            <w:r w:rsidRPr="00C723DB">
              <w:rPr>
                <w:lang w:val="en-GB"/>
              </w:rPr>
              <w:t>ables</w:t>
            </w:r>
            <w:r w:rsidRPr="00C723DB" w:rsidR="00323402">
              <w:rPr>
                <w:lang w:val="en-GB"/>
              </w:rPr>
              <w:t xml:space="preserve"> </w:t>
            </w:r>
          </w:p>
        </w:tc>
        <w:tc>
          <w:tcPr>
            <w:tcW w:w="5875" w:type="dxa"/>
            <w:vAlign w:val="center"/>
          </w:tcPr>
          <w:p w:rsidRPr="00C723DB" w:rsidR="00323402" w:rsidP="00431C0C" w:rsidRDefault="00323402" w14:paraId="2DC2CAE5" w14:textId="185A3EDE">
            <w:pPr>
              <w:pStyle w:val="Tabla-FiguraEstilo"/>
              <w:jc w:val="center"/>
              <w:rPr>
                <w:lang w:val="en-GB"/>
              </w:rPr>
            </w:pPr>
            <w:r w:rsidRPr="00C723DB">
              <w:rPr>
                <w:lang w:val="en-GB"/>
              </w:rPr>
              <w:t xml:space="preserve">40 to </w:t>
            </w:r>
            <w:r w:rsidRPr="00C723DB" w:rsidR="00C723DB">
              <w:rPr>
                <w:lang w:val="en-GB"/>
              </w:rPr>
              <w:t>100</w:t>
            </w:r>
            <w:r w:rsidR="00431C0C">
              <w:rPr>
                <w:lang w:val="en-GB"/>
              </w:rPr>
              <w:t xml:space="preserve"> </w:t>
            </w:r>
            <w:r w:rsidRPr="00C723DB">
              <w:rPr>
                <w:lang w:val="en-GB"/>
              </w:rPr>
              <w:t>x 1</w:t>
            </w:r>
            <w:r w:rsidRPr="00C723DB" w:rsidR="00C723DB">
              <w:rPr>
                <w:lang w:val="en-GB"/>
              </w:rPr>
              <w:t>40</w:t>
            </w:r>
            <w:r w:rsidRPr="00C723DB" w:rsidR="00C63E81">
              <w:rPr>
                <w:lang w:val="en-GB"/>
              </w:rPr>
              <w:t xml:space="preserve"> </w:t>
            </w:r>
            <w:r w:rsidRPr="00C723DB" w:rsidR="00C723DB">
              <w:rPr>
                <w:lang w:val="en-GB"/>
              </w:rPr>
              <w:t xml:space="preserve"> to 150 </w:t>
            </w:r>
            <w:r w:rsidRPr="00C723DB" w:rsidR="00C63E81">
              <w:rPr>
                <w:lang w:val="en-GB"/>
              </w:rPr>
              <w:t xml:space="preserve">cm </w:t>
            </w:r>
            <w:r w:rsidRPr="00C63E81" w:rsidR="00431C0C">
              <w:rPr>
                <w:lang w:val="en-GB"/>
              </w:rPr>
              <w:t xml:space="preserve">(one </w:t>
            </w:r>
            <w:r w:rsidR="00431C0C">
              <w:rPr>
                <w:lang w:val="en-GB"/>
              </w:rPr>
              <w:t>l</w:t>
            </w:r>
            <w:r w:rsidRPr="00C63E81" w:rsidR="00431C0C">
              <w:rPr>
                <w:lang w:val="en-GB"/>
              </w:rPr>
              <w:t>ayer</w:t>
            </w:r>
            <w:r w:rsidR="00431C0C">
              <w:rPr>
                <w:lang w:val="en-GB"/>
              </w:rPr>
              <w:t>s</w:t>
            </w:r>
            <w:r w:rsidRPr="00C63E81" w:rsidR="00431C0C">
              <w:rPr>
                <w:lang w:val="en-GB"/>
              </w:rPr>
              <w:t xml:space="preserve"> of </w:t>
            </w:r>
            <w:r w:rsidR="00431C0C">
              <w:rPr>
                <w:lang w:val="en-GB"/>
              </w:rPr>
              <w:t>MV</w:t>
            </w:r>
            <w:r w:rsidRPr="00C63E81" w:rsidR="00431C0C">
              <w:rPr>
                <w:lang w:val="en-GB"/>
              </w:rPr>
              <w:t xml:space="preserve"> </w:t>
            </w:r>
            <w:r w:rsidR="00431C0C">
              <w:rPr>
                <w:lang w:val="en-GB"/>
              </w:rPr>
              <w:t>cables directly buried</w:t>
            </w:r>
            <w:r w:rsidRPr="00C63E81" w:rsidR="00431C0C">
              <w:rPr>
                <w:lang w:val="en-GB"/>
              </w:rPr>
              <w:t>)</w:t>
            </w:r>
          </w:p>
        </w:tc>
      </w:tr>
      <w:tr w:rsidRPr="008068F4" w:rsidR="00431C0C" w:rsidTr="00054DA8" w14:paraId="54A5E20B" w14:textId="77777777">
        <w:trPr>
          <w:trHeight w:val="468"/>
          <w:jc w:val="center"/>
        </w:trPr>
        <w:tc>
          <w:tcPr>
            <w:tcW w:w="3397" w:type="dxa"/>
          </w:tcPr>
          <w:p w:rsidRPr="00C723DB" w:rsidR="00431C0C" w:rsidP="00431C0C" w:rsidRDefault="00431C0C" w14:paraId="6719C2A8" w14:textId="6F49070D">
            <w:pPr>
              <w:pStyle w:val="Tabla-FiguraEstilo"/>
              <w:rPr>
                <w:lang w:val="en-GB"/>
              </w:rPr>
            </w:pPr>
            <w:r w:rsidRPr="00C723DB">
              <w:rPr>
                <w:lang w:val="en-GB"/>
              </w:rPr>
              <w:t xml:space="preserve">Medium voltage cables </w:t>
            </w:r>
            <w:r>
              <w:rPr>
                <w:lang w:val="en-GB"/>
              </w:rPr>
              <w:t>+ communication cables</w:t>
            </w:r>
          </w:p>
        </w:tc>
        <w:tc>
          <w:tcPr>
            <w:tcW w:w="5875" w:type="dxa"/>
            <w:vAlign w:val="center"/>
          </w:tcPr>
          <w:p w:rsidRPr="00C723DB" w:rsidR="00431C0C" w:rsidP="00431C0C" w:rsidRDefault="00431C0C" w14:paraId="624D904E" w14:textId="62D7D505">
            <w:pPr>
              <w:pStyle w:val="Tabla-FiguraEstilo"/>
              <w:jc w:val="center"/>
              <w:rPr>
                <w:lang w:val="en-GB"/>
              </w:rPr>
            </w:pPr>
            <w:r w:rsidRPr="00C723DB">
              <w:rPr>
                <w:lang w:val="en-GB"/>
              </w:rPr>
              <w:t>40 to 100</w:t>
            </w:r>
            <w:r>
              <w:rPr>
                <w:lang w:val="en-GB"/>
              </w:rPr>
              <w:t xml:space="preserve"> </w:t>
            </w:r>
            <w:r w:rsidRPr="00C723DB">
              <w:rPr>
                <w:lang w:val="en-GB"/>
              </w:rPr>
              <w:t xml:space="preserve">x 140  to 150 cm </w:t>
            </w:r>
            <w:r w:rsidRPr="00C63E81">
              <w:rPr>
                <w:lang w:val="en-GB"/>
              </w:rPr>
              <w:t xml:space="preserve">(one </w:t>
            </w:r>
            <w:r>
              <w:rPr>
                <w:lang w:val="en-GB"/>
              </w:rPr>
              <w:t>l</w:t>
            </w:r>
            <w:r w:rsidRPr="00C63E81">
              <w:rPr>
                <w:lang w:val="en-GB"/>
              </w:rPr>
              <w:t>ayer</w:t>
            </w:r>
            <w:r>
              <w:rPr>
                <w:lang w:val="en-GB"/>
              </w:rPr>
              <w:t>s</w:t>
            </w:r>
            <w:r w:rsidRPr="00C63E81">
              <w:rPr>
                <w:lang w:val="en-GB"/>
              </w:rPr>
              <w:t xml:space="preserve"> of </w:t>
            </w:r>
            <w:r>
              <w:rPr>
                <w:lang w:val="en-GB"/>
              </w:rPr>
              <w:t>MV</w:t>
            </w:r>
            <w:r w:rsidRPr="00C63E81">
              <w:rPr>
                <w:lang w:val="en-GB"/>
              </w:rPr>
              <w:t xml:space="preserve"> </w:t>
            </w:r>
            <w:r>
              <w:rPr>
                <w:lang w:val="en-GB"/>
              </w:rPr>
              <w:t xml:space="preserve">cables directly buried + one </w:t>
            </w:r>
            <w:r w:rsidR="000F0715">
              <w:rPr>
                <w:lang w:val="en-GB"/>
              </w:rPr>
              <w:t xml:space="preserve">or two </w:t>
            </w:r>
            <w:r>
              <w:rPr>
                <w:lang w:val="en-GB"/>
              </w:rPr>
              <w:t>layer of communication cables in ducts</w:t>
            </w:r>
            <w:r w:rsidRPr="00C63E81">
              <w:rPr>
                <w:lang w:val="en-GB"/>
              </w:rPr>
              <w:t>)</w:t>
            </w:r>
          </w:p>
        </w:tc>
      </w:tr>
      <w:tr w:rsidR="00431C0C" w:rsidTr="00054DA8" w14:paraId="5380D0BD" w14:textId="77777777">
        <w:trPr>
          <w:trHeight w:val="233"/>
          <w:jc w:val="center"/>
        </w:trPr>
        <w:tc>
          <w:tcPr>
            <w:tcW w:w="3397" w:type="dxa"/>
          </w:tcPr>
          <w:p w:rsidRPr="00C723DB" w:rsidR="00431C0C" w:rsidP="00431C0C" w:rsidRDefault="00431C0C" w14:paraId="0BC56E08" w14:textId="1AE23AF8">
            <w:pPr>
              <w:pStyle w:val="Tabla-FiguraEstilo"/>
              <w:rPr>
                <w:lang w:val="en-GB"/>
              </w:rPr>
            </w:pPr>
            <w:r w:rsidRPr="00C723DB">
              <w:rPr>
                <w:lang w:val="en-GB"/>
              </w:rPr>
              <w:t>LV for auxiliary supply +</w:t>
            </w:r>
          </w:p>
          <w:p w:rsidRPr="00C723DB" w:rsidR="00431C0C" w:rsidP="00431C0C" w:rsidRDefault="00431C0C" w14:paraId="08DBE92E" w14:textId="11534AB0">
            <w:pPr>
              <w:pStyle w:val="Tabla-FiguraEstilo"/>
              <w:rPr>
                <w:lang w:val="en-GB"/>
              </w:rPr>
            </w:pPr>
            <w:r w:rsidRPr="00C723DB">
              <w:rPr>
                <w:lang w:val="en-GB"/>
              </w:rPr>
              <w:t>Communication in ducts</w:t>
            </w:r>
            <w:r>
              <w:rPr>
                <w:lang w:val="en-GB"/>
              </w:rPr>
              <w:t xml:space="preserve"> +</w:t>
            </w:r>
          </w:p>
          <w:p w:rsidRPr="00C723DB" w:rsidR="00431C0C" w:rsidP="00431C0C" w:rsidRDefault="00431C0C" w14:paraId="72602ED8" w14:textId="17476DEB">
            <w:pPr>
              <w:pStyle w:val="Tabla-FiguraEstilo"/>
              <w:rPr>
                <w:lang w:val="en-GB"/>
              </w:rPr>
            </w:pPr>
            <w:r w:rsidRPr="00C723DB">
              <w:rPr>
                <w:lang w:val="en-GB"/>
              </w:rPr>
              <w:t>Grounding</w:t>
            </w:r>
          </w:p>
        </w:tc>
        <w:tc>
          <w:tcPr>
            <w:tcW w:w="5875" w:type="dxa"/>
            <w:vAlign w:val="center"/>
          </w:tcPr>
          <w:p w:rsidRPr="00C723DB" w:rsidR="00431C0C" w:rsidP="00431C0C" w:rsidRDefault="00431C0C" w14:paraId="6EF1F63F" w14:textId="7BB33FC3">
            <w:pPr>
              <w:pStyle w:val="Tabla-FiguraEstilo"/>
              <w:jc w:val="center"/>
              <w:rPr>
                <w:lang w:val="en-GB"/>
              </w:rPr>
            </w:pPr>
            <w:r w:rsidRPr="00C723DB">
              <w:rPr>
                <w:lang w:val="en-GB"/>
              </w:rPr>
              <w:t>67  x 73 to 83 cm</w:t>
            </w:r>
          </w:p>
        </w:tc>
      </w:tr>
    </w:tbl>
    <w:p w:rsidR="004E7994" w:rsidP="004E7994" w:rsidRDefault="004E7994" w14:paraId="48FB6964" w14:textId="1B9CFDFE">
      <w:pPr>
        <w:pStyle w:val="Descripcin"/>
        <w:jc w:val="center"/>
      </w:pPr>
      <w:bookmarkStart w:name="_Toc140232708" w:id="53"/>
      <w:proofErr w:type="spellStart"/>
      <w:r>
        <w:t>Table</w:t>
      </w:r>
      <w:proofErr w:type="spellEnd"/>
      <w:r>
        <w:t xml:space="preserve"> </w:t>
      </w:r>
      <w:r>
        <w:fldChar w:fldCharType="begin"/>
      </w:r>
      <w:r>
        <w:instrText> SEQ Table \* ARABIC </w:instrText>
      </w:r>
      <w:r>
        <w:fldChar w:fldCharType="separate"/>
      </w:r>
      <w:r w:rsidR="00BA533E">
        <w:rPr>
          <w:noProof/>
        </w:rPr>
        <w:t>1</w:t>
      </w:r>
      <w:r w:rsidR="002D712C">
        <w:rPr>
          <w:noProof/>
        </w:rPr>
        <w:t>9</w:t>
      </w:r>
      <w:r>
        <w:fldChar w:fldCharType="end"/>
      </w:r>
      <w:r>
        <w:t xml:space="preserve"> </w:t>
      </w:r>
      <w:proofErr w:type="spellStart"/>
      <w:r>
        <w:t>Typical</w:t>
      </w:r>
      <w:proofErr w:type="spellEnd"/>
      <w:r>
        <w:t xml:space="preserve"> </w:t>
      </w:r>
      <w:proofErr w:type="spellStart"/>
      <w:r>
        <w:t>Trench</w:t>
      </w:r>
      <w:proofErr w:type="spellEnd"/>
      <w:r>
        <w:t xml:space="preserve"> </w:t>
      </w:r>
      <w:proofErr w:type="spellStart"/>
      <w:r>
        <w:t>Dimensions</w:t>
      </w:r>
      <w:bookmarkEnd w:id="53"/>
      <w:proofErr w:type="spellEnd"/>
    </w:p>
    <w:p w:rsidRPr="002E3794" w:rsidR="0028577C" w:rsidP="0028577C" w:rsidRDefault="002D712C" w14:paraId="29AB6D27" w14:textId="2DFD9A2D">
      <w:pPr>
        <w:pStyle w:val="Prrafo"/>
        <w:ind w:left="426"/>
        <w:rPr>
          <w:rFonts w:asciiTheme="minorHAnsi" w:hAnsiTheme="minorHAnsi" w:cstheme="minorHAnsi"/>
          <w:lang w:val="en-GB"/>
        </w:rPr>
      </w:pPr>
      <w:r w:rsidRPr="002E3794">
        <w:rPr>
          <w:rFonts w:asciiTheme="minorHAnsi" w:hAnsiTheme="minorHAnsi" w:cstheme="minorHAnsi"/>
          <w:lang w:val="en-GB"/>
        </w:rPr>
        <w:t xml:space="preserve">Typical trenches and trenches routes in the whole site are shown in references </w:t>
      </w:r>
      <w:r w:rsidRPr="002E3794" w:rsidR="0028577C">
        <w:rPr>
          <w:rFonts w:asciiTheme="minorHAnsi" w:hAnsiTheme="minorHAnsi" w:cstheme="minorHAnsi"/>
          <w:lang w:val="en-GB"/>
        </w:rPr>
        <w:t>[</w:t>
      </w:r>
      <w:r w:rsidRPr="002E3794">
        <w:rPr>
          <w:rFonts w:asciiTheme="minorHAnsi" w:hAnsiTheme="minorHAnsi" w:cstheme="minorHAnsi"/>
          <w:lang w:val="en-GB"/>
        </w:rPr>
        <w:t>10</w:t>
      </w:r>
      <w:r w:rsidRPr="002E3794" w:rsidR="0028577C">
        <w:rPr>
          <w:rFonts w:asciiTheme="minorHAnsi" w:hAnsiTheme="minorHAnsi" w:cstheme="minorHAnsi"/>
          <w:lang w:val="en-GB"/>
        </w:rPr>
        <w:t>]</w:t>
      </w:r>
      <w:r w:rsidRPr="002E3794">
        <w:rPr>
          <w:rFonts w:asciiTheme="minorHAnsi" w:hAnsiTheme="minorHAnsi" w:cstheme="minorHAnsi"/>
          <w:lang w:val="en-GB"/>
        </w:rPr>
        <w:t>, [11] and [12]</w:t>
      </w:r>
      <w:r w:rsidRPr="002E3794" w:rsidR="0028577C">
        <w:rPr>
          <w:rFonts w:asciiTheme="minorHAnsi" w:hAnsiTheme="minorHAnsi" w:cstheme="minorHAnsi"/>
          <w:lang w:val="en-GB"/>
        </w:rPr>
        <w:t>.</w:t>
      </w:r>
    </w:p>
    <w:p w:rsidRPr="002E3794" w:rsidR="00DC4E58" w:rsidP="00703816" w:rsidRDefault="003F096A" w14:paraId="334B4A5F" w14:textId="43DAF5A4">
      <w:pPr>
        <w:pStyle w:val="Ttulo2"/>
        <w:rPr>
          <w:lang w:val="en-US"/>
        </w:rPr>
      </w:pPr>
      <w:bookmarkStart w:name="_Toc140232952" w:id="54"/>
      <w:r w:rsidRPr="002E3794">
        <w:rPr>
          <w:lang w:val="en-US"/>
        </w:rPr>
        <w:t>LIGHTNING – OVERVOLTAGE PROTECTION</w:t>
      </w:r>
      <w:bookmarkEnd w:id="54"/>
    </w:p>
    <w:p w:rsidRPr="00F42C92" w:rsidR="00244001" w:rsidP="00244001" w:rsidRDefault="00244001" w14:paraId="7873878E" w14:textId="77777777">
      <w:pPr>
        <w:pStyle w:val="Prrafo"/>
        <w:rPr>
          <w:lang w:val="en-GB"/>
        </w:rPr>
      </w:pPr>
      <w:r w:rsidRPr="00F42C92">
        <w:rPr>
          <w:lang w:val="en-GB"/>
        </w:rPr>
        <w:t>In order to protect the sensitive equipment, surge arresters are installed on all following levels:</w:t>
      </w:r>
    </w:p>
    <w:p w:rsidR="00244001" w:rsidP="00851460" w:rsidRDefault="00244001" w14:paraId="5D3A4CB2" w14:textId="77231298">
      <w:pPr>
        <w:pStyle w:val="L-bala"/>
      </w:pPr>
      <w:proofErr w:type="spellStart"/>
      <w:r w:rsidRPr="00244001">
        <w:t>Inverter</w:t>
      </w:r>
      <w:proofErr w:type="spellEnd"/>
      <w:r w:rsidRPr="00244001">
        <w:t xml:space="preserve"> DC Input</w:t>
      </w:r>
      <w:r w:rsidR="00A70760">
        <w:t>s.</w:t>
      </w:r>
    </w:p>
    <w:p w:rsidR="00244001" w:rsidP="00851460" w:rsidRDefault="00244001" w14:paraId="121056CC" w14:textId="7B9B63B6">
      <w:pPr>
        <w:pStyle w:val="L-bala"/>
      </w:pPr>
      <w:proofErr w:type="spellStart"/>
      <w:r w:rsidRPr="00244001">
        <w:t>Inverter</w:t>
      </w:r>
      <w:proofErr w:type="spellEnd"/>
      <w:r w:rsidRPr="00244001">
        <w:t xml:space="preserve"> AC output</w:t>
      </w:r>
      <w:r w:rsidR="00A70760">
        <w:t>s.</w:t>
      </w:r>
    </w:p>
    <w:p w:rsidRPr="00244001" w:rsidR="00244001" w:rsidP="00851460" w:rsidRDefault="00244001" w14:paraId="19F2C983" w14:textId="24ACBE61">
      <w:pPr>
        <w:pStyle w:val="L-bala"/>
      </w:pPr>
      <w:r w:rsidRPr="00244001">
        <w:t>GLVP Output</w:t>
      </w:r>
    </w:p>
    <w:p w:rsidRPr="00244001" w:rsidR="00244001" w:rsidP="00244001" w:rsidRDefault="00244001" w14:paraId="35A0D3C4" w14:textId="688152C2">
      <w:pPr>
        <w:pStyle w:val="Prrafo"/>
        <w:rPr>
          <w:lang w:val="en-GB"/>
        </w:rPr>
      </w:pPr>
      <w:r w:rsidRPr="00244001">
        <w:rPr>
          <w:lang w:val="en-GB"/>
        </w:rPr>
        <w:t xml:space="preserve">Each </w:t>
      </w:r>
      <w:r w:rsidR="00A70760">
        <w:rPr>
          <w:lang w:val="en-GB"/>
        </w:rPr>
        <w:t xml:space="preserve">String </w:t>
      </w:r>
      <w:r w:rsidRPr="00244001">
        <w:rPr>
          <w:lang w:val="en-GB"/>
        </w:rPr>
        <w:t>Inverter has a system of surge arresters at both AC and DC side.</w:t>
      </w:r>
    </w:p>
    <w:p w:rsidR="00DC4E58" w:rsidP="00DC4E58" w:rsidRDefault="003F096A" w14:paraId="465901E3" w14:textId="56AB5A20">
      <w:pPr>
        <w:pStyle w:val="Ttulo2"/>
        <w:rPr>
          <w:lang w:val="en-US"/>
        </w:rPr>
      </w:pPr>
      <w:bookmarkStart w:name="_Toc140232953" w:id="55"/>
      <w:r>
        <w:rPr>
          <w:lang w:val="en-US"/>
        </w:rPr>
        <w:t>MONITORING SYSTEM</w:t>
      </w:r>
      <w:bookmarkEnd w:id="55"/>
    </w:p>
    <w:p w:rsidR="003A6BF7" w:rsidP="003F096A" w:rsidRDefault="003F096A" w14:paraId="1FAD167D" w14:textId="27B2F6E3">
      <w:pPr>
        <w:pStyle w:val="Prrafo"/>
        <w:rPr>
          <w:lang w:val="en-GB"/>
        </w:rPr>
      </w:pPr>
      <w:r w:rsidRPr="003F096A">
        <w:rPr>
          <w:lang w:val="en-GB"/>
        </w:rPr>
        <w:t xml:space="preserve">The </w:t>
      </w:r>
      <w:r w:rsidR="003A6BF7">
        <w:rPr>
          <w:lang w:val="en-GB"/>
        </w:rPr>
        <w:t xml:space="preserve">Control </w:t>
      </w:r>
      <w:r w:rsidRPr="003F096A">
        <w:rPr>
          <w:lang w:val="en-GB"/>
        </w:rPr>
        <w:t>system consist</w:t>
      </w:r>
      <w:r w:rsidR="003A6BF7">
        <w:rPr>
          <w:lang w:val="en-GB"/>
        </w:rPr>
        <w:t xml:space="preserve"> </w:t>
      </w:r>
      <w:r w:rsidRPr="003F096A">
        <w:rPr>
          <w:lang w:val="en-GB"/>
        </w:rPr>
        <w:t xml:space="preserve">of one main Controller unit located in the </w:t>
      </w:r>
      <w:r w:rsidR="00431C0C">
        <w:rPr>
          <w:lang w:val="en-GB"/>
        </w:rPr>
        <w:t>Client</w:t>
      </w:r>
      <w:r w:rsidRPr="003F096A">
        <w:rPr>
          <w:lang w:val="en-GB"/>
        </w:rPr>
        <w:t xml:space="preserve"> Substation of the Solar Power Plant and peripheral units located in Production Power Station areas. </w:t>
      </w:r>
    </w:p>
    <w:p w:rsidRPr="003F096A" w:rsidR="003F096A" w:rsidP="003F096A" w:rsidRDefault="00AE7115" w14:paraId="2C55267F" w14:textId="064EFF84">
      <w:pPr>
        <w:pStyle w:val="Prrafo"/>
        <w:rPr>
          <w:lang w:val="en-GB"/>
        </w:rPr>
      </w:pPr>
      <w:r>
        <w:rPr>
          <w:rFonts w:asciiTheme="minorHAnsi" w:hAnsiTheme="minorHAnsi" w:cstheme="minorHAnsi"/>
          <w:lang w:val="en-GB"/>
        </w:rPr>
        <w:t>D</w:t>
      </w:r>
      <w:r w:rsidRPr="00FC06F1">
        <w:rPr>
          <w:rFonts w:asciiTheme="minorHAnsi" w:hAnsiTheme="minorHAnsi" w:cstheme="minorHAnsi"/>
          <w:lang w:val="en-GB"/>
        </w:rPr>
        <w:t>ata are available through local SCADA server</w:t>
      </w:r>
      <w:r>
        <w:rPr>
          <w:rFonts w:asciiTheme="minorHAnsi" w:hAnsiTheme="minorHAnsi" w:cstheme="minorHAnsi"/>
          <w:lang w:val="en-GB"/>
        </w:rPr>
        <w:t>s and online server by remote access</w:t>
      </w:r>
      <w:r w:rsidRPr="00FC06F1">
        <w:rPr>
          <w:rFonts w:asciiTheme="minorHAnsi" w:hAnsiTheme="minorHAnsi" w:cstheme="minorHAnsi"/>
          <w:lang w:val="en-GB"/>
        </w:rPr>
        <w:t>.</w:t>
      </w:r>
    </w:p>
    <w:p w:rsidR="00AE7115" w:rsidP="00AE7115" w:rsidRDefault="00AE7115" w14:paraId="265C26E4" w14:textId="2D3A2843">
      <w:pPr>
        <w:pStyle w:val="Prrafo"/>
        <w:rPr>
          <w:rFonts w:asciiTheme="minorHAnsi" w:hAnsiTheme="minorHAnsi" w:cstheme="minorHAnsi"/>
          <w:lang w:val="en-GB"/>
        </w:rPr>
      </w:pPr>
      <w:r>
        <w:rPr>
          <w:rFonts w:asciiTheme="minorHAnsi" w:hAnsiTheme="minorHAnsi" w:cstheme="minorHAnsi"/>
          <w:lang w:val="en-GB"/>
        </w:rPr>
        <w:t xml:space="preserve">Monitoring systems allow visualisation of </w:t>
      </w:r>
      <w:r w:rsidRPr="006B583A">
        <w:rPr>
          <w:rFonts w:asciiTheme="minorHAnsi" w:hAnsiTheme="minorHAnsi" w:cstheme="minorHAnsi"/>
          <w:lang w:val="en-GB"/>
        </w:rPr>
        <w:t>PV production</w:t>
      </w:r>
      <w:r>
        <w:rPr>
          <w:rFonts w:asciiTheme="minorHAnsi" w:hAnsiTheme="minorHAnsi" w:cstheme="minorHAnsi"/>
          <w:lang w:val="en-GB"/>
        </w:rPr>
        <w:t xml:space="preserve">, inverter status, substation and switches status, power meter parameters and </w:t>
      </w:r>
      <w:proofErr w:type="spellStart"/>
      <w:r>
        <w:rPr>
          <w:rFonts w:asciiTheme="minorHAnsi" w:hAnsiTheme="minorHAnsi" w:cstheme="minorHAnsi"/>
          <w:lang w:val="en-GB"/>
        </w:rPr>
        <w:t>meteo</w:t>
      </w:r>
      <w:proofErr w:type="spellEnd"/>
      <w:r>
        <w:rPr>
          <w:rFonts w:asciiTheme="minorHAnsi" w:hAnsiTheme="minorHAnsi" w:cstheme="minorHAnsi"/>
          <w:lang w:val="en-GB"/>
        </w:rPr>
        <w:t xml:space="preserve"> data.</w:t>
      </w:r>
    </w:p>
    <w:p w:rsidRPr="006B583A" w:rsidR="003A6BF7" w:rsidP="00AE7115" w:rsidRDefault="003A6BF7" w14:paraId="2B2768BC" w14:textId="6FDDEDC3">
      <w:pPr>
        <w:pStyle w:val="Prrafo"/>
        <w:rPr>
          <w:rFonts w:asciiTheme="minorHAnsi" w:hAnsiTheme="minorHAnsi" w:cstheme="minorHAnsi"/>
          <w:lang w:val="en-GB"/>
        </w:rPr>
      </w:pPr>
      <w:r>
        <w:rPr>
          <w:rFonts w:asciiTheme="minorHAnsi" w:hAnsiTheme="minorHAnsi" w:cstheme="minorHAnsi"/>
          <w:lang w:val="en-GB"/>
        </w:rPr>
        <w:t>Architectural systems is represented in reference [xx]</w:t>
      </w:r>
    </w:p>
    <w:p w:rsidR="003F096A" w:rsidP="00A70760" w:rsidRDefault="00431C0C" w14:paraId="1A7F2143" w14:textId="6A849ABD">
      <w:pPr>
        <w:pStyle w:val="Prrafo"/>
        <w:rPr>
          <w:lang w:val="en-GB"/>
        </w:rPr>
      </w:pPr>
      <w:proofErr w:type="spellStart"/>
      <w:r>
        <w:rPr>
          <w:lang w:val="en-GB"/>
        </w:rPr>
        <w:t>Meteo</w:t>
      </w:r>
      <w:proofErr w:type="spellEnd"/>
      <w:r>
        <w:rPr>
          <w:lang w:val="en-GB"/>
        </w:rPr>
        <w:t xml:space="preserve"> </w:t>
      </w:r>
      <w:r w:rsidRPr="003F096A" w:rsidR="003F096A">
        <w:rPr>
          <w:lang w:val="en-GB"/>
        </w:rPr>
        <w:t xml:space="preserve">System includes </w:t>
      </w:r>
      <w:r w:rsidR="003F096A">
        <w:rPr>
          <w:lang w:val="en-GB"/>
        </w:rPr>
        <w:t>two</w:t>
      </w:r>
      <w:r w:rsidRPr="003F096A" w:rsidR="003F096A">
        <w:rPr>
          <w:lang w:val="en-GB"/>
        </w:rPr>
        <w:t xml:space="preserve"> autonomous weather station close to the main substation and</w:t>
      </w:r>
      <w:r w:rsidR="003F096A">
        <w:rPr>
          <w:lang w:val="en-GB"/>
        </w:rPr>
        <w:t xml:space="preserve"> one of the substations</w:t>
      </w:r>
      <w:r w:rsidRPr="003F096A" w:rsidR="003F096A">
        <w:rPr>
          <w:lang w:val="en-GB"/>
        </w:rPr>
        <w:t xml:space="preserve"> consisting of one </w:t>
      </w:r>
      <w:proofErr w:type="spellStart"/>
      <w:r w:rsidRPr="003F096A" w:rsidR="003F096A">
        <w:rPr>
          <w:lang w:val="en-GB"/>
        </w:rPr>
        <w:t>pyranometer</w:t>
      </w:r>
      <w:proofErr w:type="spellEnd"/>
      <w:r w:rsidRPr="003F096A" w:rsidR="003F096A">
        <w:rPr>
          <w:lang w:val="en-GB"/>
        </w:rPr>
        <w:t>, one module temperature sensor, one soil dust IQ sensor,</w:t>
      </w:r>
      <w:r w:rsidR="00080BFC">
        <w:rPr>
          <w:lang w:val="en-GB"/>
        </w:rPr>
        <w:t xml:space="preserve"> one </w:t>
      </w:r>
      <w:proofErr w:type="spellStart"/>
      <w:r w:rsidR="00080BFC">
        <w:rPr>
          <w:lang w:val="en-GB"/>
        </w:rPr>
        <w:t>luft</w:t>
      </w:r>
      <w:proofErr w:type="spellEnd"/>
      <w:r w:rsidR="00080BFC">
        <w:rPr>
          <w:lang w:val="en-GB"/>
        </w:rPr>
        <w:t xml:space="preserve"> sensor</w:t>
      </w:r>
      <w:r w:rsidRPr="003F096A" w:rsidR="003F096A">
        <w:rPr>
          <w:lang w:val="en-GB"/>
        </w:rPr>
        <w:t xml:space="preserve"> and one </w:t>
      </w:r>
      <w:proofErr w:type="spellStart"/>
      <w:r w:rsidRPr="003F096A" w:rsidR="003F096A">
        <w:rPr>
          <w:lang w:val="en-GB"/>
        </w:rPr>
        <w:t>albedometer</w:t>
      </w:r>
      <w:proofErr w:type="spellEnd"/>
      <w:r w:rsidRPr="003F096A" w:rsidR="003F096A">
        <w:rPr>
          <w:lang w:val="en-GB"/>
        </w:rPr>
        <w:t>. The rest of the sensors are distributed t</w:t>
      </w:r>
      <w:r w:rsidR="0073302B">
        <w:rPr>
          <w:lang w:val="en-GB"/>
        </w:rPr>
        <w:t>hroughout the PV Plant</w:t>
      </w:r>
      <w:r w:rsidRPr="003F096A" w:rsidR="003F096A">
        <w:rPr>
          <w:lang w:val="en-GB"/>
        </w:rPr>
        <w:t xml:space="preserve">. </w:t>
      </w:r>
    </w:p>
    <w:p w:rsidR="003A6BF7" w:rsidP="003A6BF7" w:rsidRDefault="003A6BF7" w14:paraId="388A7AF4" w14:textId="50F164FD">
      <w:pPr>
        <w:pStyle w:val="Prrafo"/>
        <w:rPr>
          <w:rFonts w:asciiTheme="minorHAnsi" w:hAnsiTheme="minorHAnsi" w:cstheme="minorHAnsi"/>
          <w:lang w:val="en-GB"/>
        </w:rPr>
      </w:pPr>
      <w:r w:rsidRPr="003A6BF7">
        <w:rPr>
          <w:rFonts w:asciiTheme="minorHAnsi" w:hAnsiTheme="minorHAnsi" w:cstheme="minorHAnsi"/>
          <w:lang w:val="en-GB"/>
        </w:rPr>
        <w:t xml:space="preserve">In the </w:t>
      </w:r>
      <w:proofErr w:type="spellStart"/>
      <w:r w:rsidRPr="003A6BF7">
        <w:rPr>
          <w:rFonts w:asciiTheme="minorHAnsi" w:hAnsiTheme="minorHAnsi" w:cstheme="minorHAnsi"/>
          <w:lang w:val="en-GB"/>
        </w:rPr>
        <w:t>meteo</w:t>
      </w:r>
      <w:proofErr w:type="spellEnd"/>
      <w:r w:rsidRPr="003A6BF7">
        <w:rPr>
          <w:rFonts w:asciiTheme="minorHAnsi" w:hAnsiTheme="minorHAnsi" w:cstheme="minorHAnsi"/>
          <w:lang w:val="en-GB"/>
        </w:rPr>
        <w:t xml:space="preserve"> sensor layout drawing, reference [</w:t>
      </w:r>
      <w:r w:rsidR="002D712C">
        <w:rPr>
          <w:rFonts w:asciiTheme="minorHAnsi" w:hAnsiTheme="minorHAnsi" w:cstheme="minorHAnsi"/>
          <w:lang w:val="en-GB"/>
        </w:rPr>
        <w:t>33</w:t>
      </w:r>
      <w:r w:rsidRPr="003A6BF7">
        <w:rPr>
          <w:rFonts w:asciiTheme="minorHAnsi" w:hAnsiTheme="minorHAnsi" w:cstheme="minorHAnsi"/>
          <w:lang w:val="en-GB"/>
        </w:rPr>
        <w:t xml:space="preserve">], are represented the position of these autonomous </w:t>
      </w:r>
      <w:proofErr w:type="spellStart"/>
      <w:r w:rsidRPr="003A6BF7">
        <w:rPr>
          <w:rFonts w:asciiTheme="minorHAnsi" w:hAnsiTheme="minorHAnsi" w:cstheme="minorHAnsi"/>
          <w:lang w:val="en-GB"/>
        </w:rPr>
        <w:t>wethar</w:t>
      </w:r>
      <w:proofErr w:type="spellEnd"/>
      <w:r w:rsidRPr="003A6BF7">
        <w:rPr>
          <w:rFonts w:asciiTheme="minorHAnsi" w:hAnsiTheme="minorHAnsi" w:cstheme="minorHAnsi"/>
          <w:lang w:val="en-GB"/>
        </w:rPr>
        <w:t xml:space="preserve"> station and sensors.</w:t>
      </w:r>
    </w:p>
    <w:p w:rsidRPr="00C4423A" w:rsidR="00DC4E58" w:rsidP="00DC4E58" w:rsidRDefault="003F096A" w14:paraId="600F3065" w14:textId="61F434D6">
      <w:pPr>
        <w:pStyle w:val="Ttulo2"/>
        <w:rPr>
          <w:lang w:val="en-US"/>
        </w:rPr>
      </w:pPr>
      <w:bookmarkStart w:name="_Toc140232954" w:id="56"/>
      <w:r w:rsidRPr="00C4423A">
        <w:rPr>
          <w:lang w:val="en-US"/>
        </w:rPr>
        <w:t>SECURITY SYSTEM</w:t>
      </w:r>
      <w:bookmarkEnd w:id="56"/>
    </w:p>
    <w:p w:rsidRPr="00C4423A" w:rsidR="00C4423A" w:rsidP="00C4423A" w:rsidRDefault="00C4423A" w14:paraId="1A28E010" w14:textId="3649FB60">
      <w:pPr>
        <w:pStyle w:val="Prrafo"/>
        <w:rPr>
          <w:lang w:val="en-GB"/>
        </w:rPr>
      </w:pPr>
      <w:proofErr w:type="spellStart"/>
      <w:r w:rsidRPr="00C4423A">
        <w:rPr>
          <w:lang w:val="en-GB"/>
        </w:rPr>
        <w:t>Haunton</w:t>
      </w:r>
      <w:proofErr w:type="spellEnd"/>
      <w:r w:rsidRPr="00C4423A">
        <w:rPr>
          <w:lang w:val="en-GB"/>
        </w:rPr>
        <w:t xml:space="preserve"> site according to the topographic layout will need a security fence of</w:t>
      </w:r>
      <w:r w:rsidR="00362128">
        <w:rPr>
          <w:lang w:val="en-GB"/>
        </w:rPr>
        <w:t xml:space="preserve"> </w:t>
      </w:r>
      <w:r w:rsidRPr="00362128" w:rsidR="00362128">
        <w:rPr>
          <w:lang w:val="en-GB"/>
        </w:rPr>
        <w:t>7100</w:t>
      </w:r>
      <w:r w:rsidRPr="00362128">
        <w:rPr>
          <w:lang w:val="en-GB"/>
        </w:rPr>
        <w:t xml:space="preserve"> m.</w:t>
      </w:r>
      <w:r w:rsidRPr="00C4423A">
        <w:rPr>
          <w:lang w:val="en-GB"/>
        </w:rPr>
        <w:t xml:space="preserve"> The perimeter fence needs to be enhanced by a security system, even though it will be constructed with characteristics that ensure quality.</w:t>
      </w:r>
    </w:p>
    <w:p w:rsidRPr="00054DA8" w:rsidR="00C4423A" w:rsidP="00C4423A" w:rsidRDefault="00C4423A" w14:paraId="08933196" w14:textId="7363646B">
      <w:pPr>
        <w:pStyle w:val="Prrafo"/>
        <w:rPr>
          <w:lang w:val="en-GB"/>
        </w:rPr>
      </w:pPr>
      <w:r w:rsidRPr="00C4423A">
        <w:rPr>
          <w:lang w:val="en-GB"/>
        </w:rPr>
        <w:t xml:space="preserve">The alarm system shall be designed to protect the facilities from unauthorized entrance and/or infraction. The alarm system shall include all equipment (magnetic contacts at all doors, gates and windows, control panels, sirens </w:t>
      </w:r>
      <w:proofErr w:type="spellStart"/>
      <w:r w:rsidRPr="00C4423A">
        <w:rPr>
          <w:lang w:val="en-GB"/>
        </w:rPr>
        <w:t>etc</w:t>
      </w:r>
      <w:proofErr w:type="spellEnd"/>
      <w:r w:rsidRPr="00C4423A">
        <w:rPr>
          <w:lang w:val="en-GB"/>
        </w:rPr>
        <w:t xml:space="preserve">) to cover all the essential parts of the Solar Farm (main </w:t>
      </w:r>
      <w:r w:rsidRPr="00054DA8">
        <w:rPr>
          <w:lang w:val="en-GB"/>
        </w:rPr>
        <w:t xml:space="preserve">gate, fence perimeter, Inverter Stations, Main Substation, </w:t>
      </w:r>
      <w:proofErr w:type="spellStart"/>
      <w:r w:rsidRPr="00054DA8">
        <w:rPr>
          <w:lang w:val="en-GB"/>
        </w:rPr>
        <w:t>etc</w:t>
      </w:r>
      <w:proofErr w:type="spellEnd"/>
      <w:r w:rsidRPr="00054DA8">
        <w:rPr>
          <w:lang w:val="en-GB"/>
        </w:rPr>
        <w:t>).</w:t>
      </w:r>
    </w:p>
    <w:p w:rsidRPr="00054DA8" w:rsidR="00C4423A" w:rsidP="00C4423A" w:rsidRDefault="00C4423A" w14:paraId="11E20CCE" w14:textId="05F4EC7A">
      <w:pPr>
        <w:pStyle w:val="Prrafo"/>
        <w:rPr>
          <w:lang w:val="en-GB"/>
        </w:rPr>
      </w:pPr>
      <w:r w:rsidRPr="00054DA8">
        <w:rPr>
          <w:lang w:val="en-GB"/>
        </w:rPr>
        <w:t xml:space="preserve">There will be a camera </w:t>
      </w:r>
      <w:r w:rsidRPr="00054DA8" w:rsidR="00080BFC">
        <w:rPr>
          <w:lang w:val="en-GB"/>
        </w:rPr>
        <w:t xml:space="preserve">located </w:t>
      </w:r>
      <w:r w:rsidRPr="00054DA8">
        <w:rPr>
          <w:lang w:val="en-GB"/>
        </w:rPr>
        <w:t xml:space="preserve">near the </w:t>
      </w:r>
      <w:r w:rsidRPr="00054DA8" w:rsidR="00080BFC">
        <w:rPr>
          <w:lang w:val="en-GB"/>
        </w:rPr>
        <w:t>client station, each of the productions substations and</w:t>
      </w:r>
      <w:r w:rsidRPr="00054DA8">
        <w:rPr>
          <w:lang w:val="en-GB"/>
        </w:rPr>
        <w:t xml:space="preserve"> </w:t>
      </w:r>
      <w:r w:rsidRPr="00054DA8" w:rsidR="00080BFC">
        <w:rPr>
          <w:lang w:val="en-GB"/>
        </w:rPr>
        <w:t xml:space="preserve">at </w:t>
      </w:r>
      <w:r w:rsidRPr="00054DA8">
        <w:rPr>
          <w:lang w:val="en-GB"/>
        </w:rPr>
        <w:t xml:space="preserve">the </w:t>
      </w:r>
      <w:r w:rsidRPr="00054DA8" w:rsidR="00080BFC">
        <w:rPr>
          <w:lang w:val="en-GB"/>
        </w:rPr>
        <w:t>six access</w:t>
      </w:r>
      <w:r w:rsidRPr="00054DA8">
        <w:rPr>
          <w:lang w:val="en-GB"/>
        </w:rPr>
        <w:t xml:space="preserve"> </w:t>
      </w:r>
      <w:r w:rsidRPr="00054DA8" w:rsidR="00080BFC">
        <w:rPr>
          <w:lang w:val="en-GB"/>
        </w:rPr>
        <w:t>gates</w:t>
      </w:r>
      <w:r w:rsidRPr="00054DA8">
        <w:rPr>
          <w:lang w:val="en-GB"/>
        </w:rPr>
        <w:t xml:space="preserve"> to the plant. The PTZ cameras will be connected </w:t>
      </w:r>
      <w:r w:rsidRPr="00054DA8" w:rsidR="0029440C">
        <w:rPr>
          <w:lang w:val="en-GB"/>
        </w:rPr>
        <w:t xml:space="preserve">either </w:t>
      </w:r>
      <w:r w:rsidRPr="00054DA8">
        <w:rPr>
          <w:lang w:val="en-GB"/>
        </w:rPr>
        <w:t xml:space="preserve">with fibre optical cable </w:t>
      </w:r>
      <w:r w:rsidRPr="00054DA8" w:rsidR="0029440C">
        <w:rPr>
          <w:lang w:val="en-GB"/>
        </w:rPr>
        <w:t xml:space="preserve">or Ethernet cable </w:t>
      </w:r>
      <w:r w:rsidRPr="00054DA8">
        <w:rPr>
          <w:lang w:val="en-GB"/>
        </w:rPr>
        <w:t>and be terminated to the closer security and network panel.</w:t>
      </w:r>
    </w:p>
    <w:p w:rsidR="00054DA8" w:rsidP="00C4423A" w:rsidRDefault="00054DA8" w14:paraId="2020CAE8" w14:textId="3B53260A">
      <w:pPr>
        <w:pStyle w:val="Prrafo"/>
        <w:rPr>
          <w:lang w:val="en-GB"/>
        </w:rPr>
      </w:pPr>
      <w:r w:rsidRPr="00054DA8">
        <w:rPr>
          <w:lang w:val="en-GB"/>
        </w:rPr>
        <w:t xml:space="preserve">Fence will be protected by a sensitive </w:t>
      </w:r>
      <w:proofErr w:type="spellStart"/>
      <w:r w:rsidRPr="00054DA8">
        <w:rPr>
          <w:lang w:val="en-GB"/>
        </w:rPr>
        <w:t>fiber</w:t>
      </w:r>
      <w:proofErr w:type="spellEnd"/>
      <w:r w:rsidRPr="00054DA8">
        <w:rPr>
          <w:lang w:val="en-GB"/>
        </w:rPr>
        <w:t xml:space="preserve"> optic system.</w:t>
      </w:r>
    </w:p>
    <w:p w:rsidRPr="006B583A" w:rsidR="00E01436" w:rsidP="00E01436" w:rsidRDefault="00E01436" w14:paraId="4F1F03D6" w14:textId="40875DEE">
      <w:pPr>
        <w:pStyle w:val="Prrafo"/>
        <w:rPr>
          <w:rFonts w:asciiTheme="minorHAnsi" w:hAnsiTheme="minorHAnsi" w:cstheme="minorHAnsi"/>
          <w:lang w:val="en-GB"/>
        </w:rPr>
      </w:pPr>
      <w:r>
        <w:rPr>
          <w:rFonts w:asciiTheme="minorHAnsi" w:hAnsiTheme="minorHAnsi" w:cstheme="minorHAnsi"/>
          <w:lang w:val="en-GB"/>
        </w:rPr>
        <w:t>Architectural security system and Security system layout are shown in references [</w:t>
      </w:r>
      <w:r w:rsidR="002D712C">
        <w:rPr>
          <w:rFonts w:asciiTheme="minorHAnsi" w:hAnsiTheme="minorHAnsi" w:cstheme="minorHAnsi"/>
          <w:lang w:val="en-GB"/>
        </w:rPr>
        <w:t>34</w:t>
      </w:r>
      <w:r>
        <w:rPr>
          <w:rFonts w:asciiTheme="minorHAnsi" w:hAnsiTheme="minorHAnsi" w:cstheme="minorHAnsi"/>
          <w:lang w:val="en-GB"/>
        </w:rPr>
        <w:t>]</w:t>
      </w:r>
      <w:r w:rsidR="002D712C">
        <w:rPr>
          <w:rFonts w:asciiTheme="minorHAnsi" w:hAnsiTheme="minorHAnsi" w:cstheme="minorHAnsi"/>
          <w:lang w:val="en-GB"/>
        </w:rPr>
        <w:t xml:space="preserve"> and [35]</w:t>
      </w:r>
    </w:p>
    <w:p w:rsidRPr="007A032A" w:rsidR="00DC4E58" w:rsidP="00DC4E58" w:rsidRDefault="004B59B3" w14:paraId="0F36CF01" w14:textId="24FD3BC3">
      <w:pPr>
        <w:pStyle w:val="Ttulo2"/>
        <w:rPr>
          <w:lang w:val="en-US"/>
        </w:rPr>
      </w:pPr>
      <w:bookmarkStart w:name="_Toc140232955" w:id="57"/>
      <w:r w:rsidRPr="007A032A">
        <w:rPr>
          <w:lang w:val="en-US"/>
        </w:rPr>
        <w:t>FENCE</w:t>
      </w:r>
      <w:bookmarkEnd w:id="57"/>
    </w:p>
    <w:p w:rsidRPr="00C4423A" w:rsidR="00C4423A" w:rsidP="00C4423A" w:rsidRDefault="00C4423A" w14:paraId="1106702E" w14:textId="54C95E77">
      <w:pPr>
        <w:pStyle w:val="Prrafo"/>
        <w:rPr>
          <w:lang w:val="en-GB"/>
        </w:rPr>
      </w:pPr>
      <w:r w:rsidRPr="00C4423A">
        <w:rPr>
          <w:lang w:val="en-GB"/>
        </w:rPr>
        <w:t>The fence installation has followed the end of all earthworks. It covers the length of the p</w:t>
      </w:r>
      <w:r w:rsidR="004E588A">
        <w:rPr>
          <w:lang w:val="en-GB"/>
        </w:rPr>
        <w:t xml:space="preserve">erimeter of each site. </w:t>
      </w:r>
      <w:r w:rsidRPr="00C4423A">
        <w:rPr>
          <w:lang w:val="en-GB"/>
        </w:rPr>
        <w:t>It will consist of steel grid mesh and wood fence poles that will be installed in a distance according to structural calculations</w:t>
      </w:r>
      <w:r w:rsidR="003A6BF7">
        <w:rPr>
          <w:lang w:val="en-GB"/>
        </w:rPr>
        <w:t xml:space="preserve"> ref [x]</w:t>
      </w:r>
      <w:r w:rsidRPr="00C4423A">
        <w:rPr>
          <w:lang w:val="en-GB"/>
        </w:rPr>
        <w:t>.</w:t>
      </w:r>
    </w:p>
    <w:p w:rsidRPr="00C4423A" w:rsidR="00C4423A" w:rsidP="00C4423A" w:rsidRDefault="00C4423A" w14:paraId="3F0A55F9" w14:textId="77777777">
      <w:pPr>
        <w:pStyle w:val="Prrafo"/>
        <w:rPr>
          <w:lang w:val="en-GB"/>
        </w:rPr>
      </w:pPr>
      <w:r w:rsidRPr="00C4423A">
        <w:rPr>
          <w:lang w:val="en-GB"/>
        </w:rPr>
        <w:t>The fence consists of the following materials:</w:t>
      </w:r>
    </w:p>
    <w:p w:rsidRPr="00162BC7" w:rsidR="00C4423A" w:rsidP="00E27E5B" w:rsidRDefault="00C4423A" w14:paraId="0A911351" w14:textId="25C936A8">
      <w:pPr>
        <w:pStyle w:val="Prrafo"/>
        <w:numPr>
          <w:ilvl w:val="0"/>
          <w:numId w:val="31"/>
        </w:numPr>
        <w:spacing w:before="120" w:after="120"/>
        <w:ind w:left="1281" w:hanging="357"/>
        <w:rPr>
          <w:rFonts w:asciiTheme="minorHAnsi" w:hAnsiTheme="minorHAnsi" w:cstheme="minorHAnsi"/>
          <w:lang w:val="en-GB"/>
        </w:rPr>
      </w:pPr>
      <w:r>
        <w:rPr>
          <w:rFonts w:asciiTheme="minorHAnsi" w:hAnsiTheme="minorHAnsi" w:cstheme="minorHAnsi"/>
          <w:lang w:val="en-GB"/>
        </w:rPr>
        <w:t>Wood</w:t>
      </w:r>
      <w:r w:rsidRPr="00162BC7">
        <w:rPr>
          <w:rFonts w:asciiTheme="minorHAnsi" w:hAnsiTheme="minorHAnsi" w:cstheme="minorHAnsi"/>
          <w:lang w:val="en-GB"/>
        </w:rPr>
        <w:t xml:space="preserve"> fence poles 2.</w:t>
      </w:r>
      <w:r w:rsidR="004E588A">
        <w:rPr>
          <w:rFonts w:asciiTheme="minorHAnsi" w:hAnsiTheme="minorHAnsi" w:cstheme="minorHAnsi"/>
          <w:lang w:val="en-GB"/>
        </w:rPr>
        <w:t>5</w:t>
      </w:r>
      <w:r w:rsidRPr="00162BC7">
        <w:rPr>
          <w:rFonts w:asciiTheme="minorHAnsi" w:hAnsiTheme="minorHAnsi" w:cstheme="minorHAnsi"/>
          <w:lang w:val="en-GB"/>
        </w:rPr>
        <w:t>0m high.</w:t>
      </w:r>
    </w:p>
    <w:p w:rsidR="00C4423A" w:rsidP="00E27E5B" w:rsidRDefault="00C4423A" w14:paraId="7A9EC671" w14:textId="77777777">
      <w:pPr>
        <w:pStyle w:val="Prrafo"/>
        <w:numPr>
          <w:ilvl w:val="0"/>
          <w:numId w:val="31"/>
        </w:numPr>
        <w:spacing w:before="120" w:after="120"/>
        <w:ind w:left="1281" w:hanging="357"/>
        <w:rPr>
          <w:rFonts w:asciiTheme="minorHAnsi" w:hAnsiTheme="minorHAnsi" w:cstheme="minorHAnsi"/>
          <w:lang w:val="en-GB"/>
        </w:rPr>
      </w:pPr>
      <w:r>
        <w:rPr>
          <w:rFonts w:asciiTheme="minorHAnsi" w:hAnsiTheme="minorHAnsi" w:cstheme="minorHAnsi"/>
          <w:lang w:val="en-GB"/>
        </w:rPr>
        <w:t>Wire: 2.5</w:t>
      </w:r>
      <w:r w:rsidRPr="00162BC7">
        <w:rPr>
          <w:rFonts w:asciiTheme="minorHAnsi" w:hAnsiTheme="minorHAnsi" w:cstheme="minorHAnsi"/>
          <w:lang w:val="en-GB"/>
        </w:rPr>
        <w:t>mm thickness</w:t>
      </w:r>
      <w:r>
        <w:rPr>
          <w:rFonts w:asciiTheme="minorHAnsi" w:hAnsiTheme="minorHAnsi" w:cstheme="minorHAnsi"/>
          <w:lang w:val="en-GB"/>
        </w:rPr>
        <w:t>.</w:t>
      </w:r>
    </w:p>
    <w:p w:rsidRPr="00162BC7" w:rsidR="00C4423A" w:rsidP="00E27E5B" w:rsidRDefault="00C4423A" w14:paraId="382FC9D9" w14:textId="77777777">
      <w:pPr>
        <w:pStyle w:val="Prrafo"/>
        <w:numPr>
          <w:ilvl w:val="0"/>
          <w:numId w:val="31"/>
        </w:numPr>
        <w:spacing w:before="120" w:after="120"/>
        <w:ind w:left="1281" w:hanging="357"/>
        <w:rPr>
          <w:rFonts w:asciiTheme="minorHAnsi" w:hAnsiTheme="minorHAnsi" w:cstheme="minorHAnsi"/>
          <w:lang w:val="en-GB"/>
        </w:rPr>
      </w:pPr>
      <w:r>
        <w:rPr>
          <w:rFonts w:asciiTheme="minorHAnsi" w:hAnsiTheme="minorHAnsi" w:cstheme="minorHAnsi"/>
          <w:lang w:val="en-GB"/>
        </w:rPr>
        <w:t>Mesh size: 25x25 cm.</w:t>
      </w:r>
    </w:p>
    <w:p w:rsidRPr="00162BC7" w:rsidR="00C4423A" w:rsidP="00E27E5B" w:rsidRDefault="00C4423A" w14:paraId="1C5F59C8" w14:textId="77777777">
      <w:pPr>
        <w:pStyle w:val="Prrafo"/>
        <w:numPr>
          <w:ilvl w:val="0"/>
          <w:numId w:val="31"/>
        </w:numPr>
        <w:spacing w:before="120" w:after="120"/>
        <w:ind w:left="1281" w:hanging="357"/>
        <w:rPr>
          <w:rFonts w:asciiTheme="minorHAnsi" w:hAnsiTheme="minorHAnsi" w:cstheme="minorHAnsi"/>
          <w:lang w:val="en-GB"/>
        </w:rPr>
      </w:pPr>
      <w:r w:rsidRPr="00162BC7">
        <w:rPr>
          <w:rFonts w:asciiTheme="minorHAnsi" w:hAnsiTheme="minorHAnsi" w:cstheme="minorHAnsi"/>
          <w:lang w:val="en-GB"/>
        </w:rPr>
        <w:t>Heavy duty Door 4.00 m wide</w:t>
      </w:r>
      <w:r>
        <w:rPr>
          <w:rFonts w:asciiTheme="minorHAnsi" w:hAnsiTheme="minorHAnsi" w:cstheme="minorHAnsi"/>
          <w:lang w:val="en-GB"/>
        </w:rPr>
        <w:t>.</w:t>
      </w:r>
    </w:p>
    <w:p w:rsidR="00C4423A" w:rsidP="00C4423A" w:rsidRDefault="00C4423A" w14:paraId="1104203B" w14:textId="27526281">
      <w:pPr>
        <w:pStyle w:val="Prrafo"/>
        <w:rPr>
          <w:lang w:val="en-GB"/>
        </w:rPr>
      </w:pPr>
      <w:r w:rsidRPr="00C4423A">
        <w:rPr>
          <w:lang w:val="en-GB"/>
        </w:rPr>
        <w:t>The door</w:t>
      </w:r>
      <w:r w:rsidR="00054DA8">
        <w:rPr>
          <w:lang w:val="en-GB"/>
        </w:rPr>
        <w:t>s</w:t>
      </w:r>
      <w:r w:rsidRPr="00C4423A">
        <w:rPr>
          <w:lang w:val="en-GB"/>
        </w:rPr>
        <w:t xml:space="preserve"> will have a 4.00m width in order to allow easy access of vehicles and heavy trucks on site and will be in accordance with the rest of the fence. </w:t>
      </w:r>
    </w:p>
    <w:p w:rsidRPr="00C4423A" w:rsidR="003A6BF7" w:rsidP="00C4423A" w:rsidRDefault="003A6BF7" w14:paraId="1E99C5B5" w14:textId="6D0EAEA9">
      <w:pPr>
        <w:pStyle w:val="Prrafo"/>
        <w:rPr>
          <w:lang w:val="en-GB"/>
        </w:rPr>
      </w:pPr>
      <w:r>
        <w:rPr>
          <w:rFonts w:asciiTheme="minorHAnsi" w:hAnsiTheme="minorHAnsi" w:cstheme="minorHAnsi"/>
          <w:lang w:val="en-GB"/>
        </w:rPr>
        <w:t>T</w:t>
      </w:r>
      <w:r w:rsidRPr="003A6BF7">
        <w:rPr>
          <w:rFonts w:asciiTheme="minorHAnsi" w:hAnsiTheme="minorHAnsi" w:cstheme="minorHAnsi"/>
          <w:lang w:val="en-GB"/>
        </w:rPr>
        <w:t xml:space="preserve">he </w:t>
      </w:r>
      <w:r>
        <w:rPr>
          <w:rFonts w:asciiTheme="minorHAnsi" w:hAnsiTheme="minorHAnsi" w:cstheme="minorHAnsi"/>
          <w:lang w:val="en-GB"/>
        </w:rPr>
        <w:t>fence</w:t>
      </w:r>
      <w:r w:rsidRPr="003A6BF7">
        <w:rPr>
          <w:rFonts w:asciiTheme="minorHAnsi" w:hAnsiTheme="minorHAnsi" w:cstheme="minorHAnsi"/>
          <w:lang w:val="en-GB"/>
        </w:rPr>
        <w:t xml:space="preserve"> drawing</w:t>
      </w:r>
      <w:r>
        <w:rPr>
          <w:rFonts w:asciiTheme="minorHAnsi" w:hAnsiTheme="minorHAnsi" w:cstheme="minorHAnsi"/>
          <w:lang w:val="en-GB"/>
        </w:rPr>
        <w:t xml:space="preserve"> is in</w:t>
      </w:r>
      <w:r w:rsidRPr="003A6BF7">
        <w:rPr>
          <w:rFonts w:asciiTheme="minorHAnsi" w:hAnsiTheme="minorHAnsi" w:cstheme="minorHAnsi"/>
          <w:lang w:val="en-GB"/>
        </w:rPr>
        <w:t xml:space="preserve"> reference [</w:t>
      </w:r>
      <w:r w:rsidR="002D712C">
        <w:rPr>
          <w:rFonts w:asciiTheme="minorHAnsi" w:hAnsiTheme="minorHAnsi" w:cstheme="minorHAnsi"/>
          <w:lang w:val="en-GB"/>
        </w:rPr>
        <w:t>5</w:t>
      </w:r>
      <w:r w:rsidRPr="003A6BF7">
        <w:rPr>
          <w:rFonts w:asciiTheme="minorHAnsi" w:hAnsiTheme="minorHAnsi" w:cstheme="minorHAnsi"/>
          <w:lang w:val="en-GB"/>
        </w:rPr>
        <w:t>],</w:t>
      </w:r>
    </w:p>
    <w:p w:rsidR="00DC4E58" w:rsidP="00DC4E58" w:rsidRDefault="004B59B3" w14:paraId="6E0FA52E" w14:textId="34B07D9C">
      <w:pPr>
        <w:pStyle w:val="Ttulo2"/>
        <w:rPr>
          <w:lang w:val="en-US"/>
        </w:rPr>
      </w:pPr>
      <w:bookmarkStart w:name="_Toc140232956" w:id="58"/>
      <w:r>
        <w:rPr>
          <w:lang w:val="en-US"/>
        </w:rPr>
        <w:t>FIRE ALARM</w:t>
      </w:r>
      <w:bookmarkEnd w:id="58"/>
    </w:p>
    <w:p w:rsidRPr="004B59B3" w:rsidR="004B59B3" w:rsidP="002E08EA" w:rsidRDefault="004B59B3" w14:paraId="194659ED" w14:textId="6D8AD73E">
      <w:pPr>
        <w:pStyle w:val="Prrafo"/>
        <w:rPr>
          <w:lang w:val="en-GB"/>
        </w:rPr>
      </w:pPr>
      <w:r w:rsidRPr="004B59B3">
        <w:rPr>
          <w:lang w:val="en-GB"/>
        </w:rPr>
        <w:t>The PV plant will be enhanced also with a unified fire detection system. Some components as hand fire extinguishers, fire detectors and smoke detectors will be placed.</w:t>
      </w:r>
    </w:p>
    <w:p w:rsidR="00DC4E58" w:rsidP="00130B1A" w:rsidRDefault="004B59B3" w14:paraId="0E28826B" w14:textId="73D216BA">
      <w:pPr>
        <w:pStyle w:val="Ttulo2"/>
        <w:ind w:left="2124" w:hanging="1557"/>
        <w:rPr>
          <w:lang w:val="en-US"/>
        </w:rPr>
      </w:pPr>
      <w:bookmarkStart w:name="_Toc140232957" w:id="59"/>
      <w:r>
        <w:rPr>
          <w:lang w:val="en-US"/>
        </w:rPr>
        <w:t>ACCESS ROAD</w:t>
      </w:r>
      <w:bookmarkEnd w:id="59"/>
    </w:p>
    <w:p w:rsidRPr="00E27E5B" w:rsidR="00E27E5B" w:rsidP="00E27E5B" w:rsidRDefault="00E27E5B" w14:paraId="1EC79B07" w14:textId="43B37B2C">
      <w:pPr>
        <w:pStyle w:val="Prrafo"/>
        <w:rPr>
          <w:lang w:val="en-US"/>
        </w:rPr>
      </w:pPr>
      <w:r w:rsidRPr="00E27E5B">
        <w:rPr>
          <w:lang w:val="en-US"/>
        </w:rPr>
        <w:t>The access to the Solar Power Plant and to each Power Station Building will be enabled through</w:t>
      </w:r>
      <w:r>
        <w:rPr>
          <w:lang w:val="en-US"/>
        </w:rPr>
        <w:t xml:space="preserve"> </w:t>
      </w:r>
      <w:r w:rsidRPr="00E27E5B">
        <w:rPr>
          <w:lang w:val="en-US"/>
        </w:rPr>
        <w:t>Access Roads.</w:t>
      </w:r>
    </w:p>
    <w:p w:rsidR="00E27E5B" w:rsidP="00E27E5B" w:rsidRDefault="00E27E5B" w14:paraId="5DBEE2A4" w14:textId="0228A9C8">
      <w:pPr>
        <w:pStyle w:val="Prrafo"/>
        <w:rPr>
          <w:lang w:val="en-US"/>
        </w:rPr>
      </w:pPr>
      <w:r w:rsidRPr="00E27E5B">
        <w:rPr>
          <w:lang w:val="en-US"/>
        </w:rPr>
        <w:t xml:space="preserve">The Internal Access Road will </w:t>
      </w:r>
      <w:r>
        <w:rPr>
          <w:lang w:val="en-US"/>
        </w:rPr>
        <w:t xml:space="preserve">be </w:t>
      </w:r>
      <w:r w:rsidRPr="00E27E5B">
        <w:rPr>
          <w:lang w:val="en-US"/>
        </w:rPr>
        <w:t xml:space="preserve">3.5m </w:t>
      </w:r>
      <w:r w:rsidRPr="00E27E5B" w:rsidR="003D4BE6">
        <w:rPr>
          <w:lang w:val="en-US"/>
        </w:rPr>
        <w:t xml:space="preserve">width </w:t>
      </w:r>
      <w:r w:rsidRPr="00E27E5B">
        <w:rPr>
          <w:lang w:val="en-US"/>
        </w:rPr>
        <w:t xml:space="preserve">and </w:t>
      </w:r>
      <w:r w:rsidR="003D4BE6">
        <w:rPr>
          <w:lang w:val="en-US"/>
        </w:rPr>
        <w:t xml:space="preserve">a radius of curvature of 12m. </w:t>
      </w:r>
      <w:r w:rsidRPr="00E27E5B">
        <w:rPr>
          <w:lang w:val="en-US"/>
        </w:rPr>
        <w:t>It will be constructed by gravel and there will be space for turnover in</w:t>
      </w:r>
      <w:r>
        <w:rPr>
          <w:lang w:val="en-US"/>
        </w:rPr>
        <w:t xml:space="preserve"> </w:t>
      </w:r>
      <w:r w:rsidRPr="00E27E5B">
        <w:rPr>
          <w:lang w:val="en-US"/>
        </w:rPr>
        <w:t>each Power Station Building, so that heavy trucks and vehicles could easily maneuver.</w:t>
      </w:r>
    </w:p>
    <w:p w:rsidRPr="00C4423A" w:rsidR="003A6BF7" w:rsidP="003A6BF7" w:rsidRDefault="003A6BF7" w14:paraId="47AE5A5E" w14:textId="6AF18FF1">
      <w:pPr>
        <w:pStyle w:val="Prrafo"/>
        <w:rPr>
          <w:lang w:val="en-GB"/>
        </w:rPr>
      </w:pPr>
      <w:r>
        <w:rPr>
          <w:rFonts w:asciiTheme="minorHAnsi" w:hAnsiTheme="minorHAnsi" w:cstheme="minorHAnsi"/>
          <w:lang w:val="en-GB"/>
        </w:rPr>
        <w:t>T</w:t>
      </w:r>
      <w:r w:rsidRPr="003A6BF7">
        <w:rPr>
          <w:rFonts w:asciiTheme="minorHAnsi" w:hAnsiTheme="minorHAnsi" w:cstheme="minorHAnsi"/>
          <w:lang w:val="en-GB"/>
        </w:rPr>
        <w:t xml:space="preserve">he </w:t>
      </w:r>
      <w:r>
        <w:rPr>
          <w:rFonts w:asciiTheme="minorHAnsi" w:hAnsiTheme="minorHAnsi" w:cstheme="minorHAnsi"/>
          <w:lang w:val="en-GB"/>
        </w:rPr>
        <w:t>details of access road are in</w:t>
      </w:r>
      <w:r w:rsidRPr="003A6BF7">
        <w:rPr>
          <w:rFonts w:asciiTheme="minorHAnsi" w:hAnsiTheme="minorHAnsi" w:cstheme="minorHAnsi"/>
          <w:lang w:val="en-GB"/>
        </w:rPr>
        <w:t xml:space="preserve"> reference [</w:t>
      </w:r>
      <w:r w:rsidR="002D712C">
        <w:rPr>
          <w:rFonts w:asciiTheme="minorHAnsi" w:hAnsiTheme="minorHAnsi" w:cstheme="minorHAnsi"/>
          <w:lang w:val="en-GB"/>
        </w:rPr>
        <w:t>6</w:t>
      </w:r>
      <w:r w:rsidRPr="003A6BF7">
        <w:rPr>
          <w:rFonts w:asciiTheme="minorHAnsi" w:hAnsiTheme="minorHAnsi" w:cstheme="minorHAnsi"/>
          <w:lang w:val="en-GB"/>
        </w:rPr>
        <w:t>],</w:t>
      </w:r>
    </w:p>
    <w:p w:rsidRPr="00130B1A" w:rsidR="00DC4E58" w:rsidP="00DC4E58" w:rsidRDefault="00130B1A" w14:paraId="0102999D" w14:textId="7C39E2CE">
      <w:pPr>
        <w:pStyle w:val="Ttulo2"/>
        <w:rPr>
          <w:lang w:val="en-US"/>
        </w:rPr>
      </w:pPr>
      <w:bookmarkStart w:name="_Toc140232958" w:id="60"/>
      <w:r>
        <w:rPr>
          <w:lang w:val="en-US"/>
        </w:rPr>
        <w:t>FOUNDATIONS</w:t>
      </w:r>
      <w:bookmarkEnd w:id="60"/>
    </w:p>
    <w:p w:rsidRPr="00130B1A" w:rsidR="00A70760" w:rsidP="00A70760" w:rsidRDefault="00A70760" w14:paraId="09C705E7" w14:textId="3BA57076">
      <w:pPr>
        <w:pStyle w:val="Prrafo"/>
        <w:rPr>
          <w:lang w:val="en-GB"/>
        </w:rPr>
      </w:pPr>
      <w:r w:rsidRPr="00130B1A">
        <w:rPr>
          <w:lang w:val="en-GB"/>
        </w:rPr>
        <w:t xml:space="preserve">The Power Stations are installed in foundations proper by design, in order for the equipment to be functional. </w:t>
      </w:r>
    </w:p>
    <w:p w:rsidRPr="00130B1A" w:rsidR="00A70760" w:rsidP="00A70760" w:rsidRDefault="00A70760" w14:paraId="77F58C29" w14:textId="7740B63A">
      <w:pPr>
        <w:pStyle w:val="Prrafo"/>
        <w:rPr>
          <w:lang w:val="en-GB"/>
        </w:rPr>
      </w:pPr>
      <w:r w:rsidRPr="00130B1A">
        <w:rPr>
          <w:lang w:val="en-GB"/>
        </w:rPr>
        <w:t>The materials which being used are in accordance to the applied and local regulations and the</w:t>
      </w:r>
      <w:r w:rsidRPr="00130B1A" w:rsidR="004E7994">
        <w:rPr>
          <w:lang w:val="en-GB"/>
        </w:rPr>
        <w:t xml:space="preserve"> </w:t>
      </w:r>
      <w:r w:rsidRPr="00130B1A">
        <w:rPr>
          <w:lang w:val="en-GB"/>
        </w:rPr>
        <w:t>conditions on site. For the design of the Power Stations’ foundations there are some alternative solutions:</w:t>
      </w:r>
    </w:p>
    <w:p w:rsidRPr="00130B1A" w:rsidR="00A70760" w:rsidP="00A70760" w:rsidRDefault="00A70760" w14:paraId="220EF303" w14:textId="2C8845EF">
      <w:pPr>
        <w:pStyle w:val="L-bala"/>
        <w:rPr>
          <w:lang w:val="en-GB"/>
        </w:rPr>
      </w:pPr>
      <w:r w:rsidRPr="00130B1A">
        <w:rPr>
          <w:lang w:val="en-GB"/>
        </w:rPr>
        <w:t>Reinforced concrete structure by concrete pouring</w:t>
      </w:r>
    </w:p>
    <w:p w:rsidR="00F140EC" w:rsidP="002B3D26" w:rsidRDefault="00A70760" w14:paraId="4AEB91D3" w14:textId="76E68A7C">
      <w:pPr>
        <w:pStyle w:val="L-bala"/>
        <w:rPr>
          <w:lang w:val="en-GB"/>
        </w:rPr>
      </w:pPr>
      <w:r w:rsidRPr="00AA728A">
        <w:rPr>
          <w:lang w:val="en-GB"/>
        </w:rPr>
        <w:t>Reinforced concrete structure with use of precast concrete members and steel sections.</w:t>
      </w:r>
    </w:p>
    <w:p w:rsidRPr="00AA728A" w:rsidR="0028577C" w:rsidP="0028577C" w:rsidRDefault="0028577C" w14:paraId="055BA08D" w14:textId="7E873CC1">
      <w:pPr>
        <w:pStyle w:val="L-bala"/>
        <w:numPr>
          <w:ilvl w:val="0"/>
          <w:numId w:val="0"/>
        </w:numPr>
        <w:ind w:left="1134" w:hanging="567"/>
        <w:rPr>
          <w:lang w:val="en-GB"/>
        </w:rPr>
      </w:pPr>
      <w:r>
        <w:rPr>
          <w:lang w:val="en-GB"/>
        </w:rPr>
        <w:t>Drawings and calculations reports are detailed in references [</w:t>
      </w:r>
      <w:r w:rsidR="002D712C">
        <w:rPr>
          <w:lang w:val="en-GB"/>
        </w:rPr>
        <w:t>13</w:t>
      </w:r>
      <w:r>
        <w:rPr>
          <w:lang w:val="en-GB"/>
        </w:rPr>
        <w:t>] to [</w:t>
      </w:r>
      <w:r w:rsidR="002D712C">
        <w:rPr>
          <w:lang w:val="en-GB"/>
        </w:rPr>
        <w:t>15</w:t>
      </w:r>
      <w:r>
        <w:rPr>
          <w:lang w:val="en-GB"/>
        </w:rPr>
        <w:t>]</w:t>
      </w:r>
    </w:p>
    <w:p w:rsidR="009D5C6E" w:rsidP="00F140EC" w:rsidRDefault="00DC2BA7" w14:paraId="7465654C" w14:textId="2F3D19AF">
      <w:pPr>
        <w:pStyle w:val="Ttulo1"/>
        <w:rPr>
          <w:lang w:val="en-US"/>
        </w:rPr>
      </w:pPr>
      <w:bookmarkStart w:name="_Toc140232959" w:id="61"/>
      <w:r>
        <w:rPr>
          <w:lang w:val="en-US"/>
        </w:rPr>
        <w:t>GRID CONNECTION</w:t>
      </w:r>
      <w:bookmarkEnd w:id="61"/>
    </w:p>
    <w:p w:rsidR="000B0681" w:rsidP="000B0681" w:rsidRDefault="000B0681" w14:paraId="599A0D91" w14:textId="77777777">
      <w:pPr>
        <w:pStyle w:val="Prrafo"/>
        <w:keepNext/>
      </w:pPr>
      <w:r w:rsidRPr="000B0681">
        <w:rPr>
          <w:noProof/>
          <w:lang w:eastAsia="es-ES"/>
        </w:rPr>
        <w:drawing>
          <wp:inline distT="0" distB="0" distL="0" distR="0" wp14:anchorId="0C52B1D6" wp14:editId="1B74A260">
            <wp:extent cx="5279658" cy="276337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93722" cy="2770731"/>
                    </a:xfrm>
                    <a:prstGeom prst="rect">
                      <a:avLst/>
                    </a:prstGeom>
                  </pic:spPr>
                </pic:pic>
              </a:graphicData>
            </a:graphic>
          </wp:inline>
        </w:drawing>
      </w:r>
    </w:p>
    <w:p w:rsidR="000B0681" w:rsidP="000B0681" w:rsidRDefault="000B0681" w14:paraId="181277E1" w14:textId="335FC33A">
      <w:pPr>
        <w:pStyle w:val="Descripcin"/>
        <w:jc w:val="center"/>
        <w:rPr>
          <w:lang w:val="en-GB"/>
        </w:rPr>
      </w:pPr>
      <w:r w:rsidRPr="002B3D26">
        <w:rPr>
          <w:lang w:val="en-GB"/>
        </w:rPr>
        <w:t xml:space="preserve">Figure </w:t>
      </w:r>
      <w:r w:rsidR="00214175">
        <w:rPr>
          <w:lang w:val="en-GB"/>
        </w:rPr>
        <w:t>3</w:t>
      </w:r>
      <w:r w:rsidRPr="002B3D26">
        <w:rPr>
          <w:lang w:val="en-GB"/>
        </w:rPr>
        <w:t xml:space="preserve"> Point of connection</w:t>
      </w:r>
    </w:p>
    <w:p w:rsidRPr="006A6A86" w:rsidR="006A6A86" w:rsidP="006A6A86" w:rsidRDefault="006A6A86" w14:paraId="5F4042BF" w14:textId="7DF8A34C">
      <w:pPr>
        <w:pStyle w:val="Prrafo"/>
        <w:rPr>
          <w:lang w:val="en-GB"/>
        </w:rPr>
      </w:pPr>
      <w:r w:rsidRPr="006A6A86">
        <w:rPr>
          <w:lang w:val="en-GB"/>
        </w:rPr>
        <w:t>The grid connection point is located approximately 1.2km to the north east of the main, panelled area</w:t>
      </w:r>
      <w:r>
        <w:rPr>
          <w:lang w:val="en-GB"/>
        </w:rPr>
        <w:t xml:space="preserve"> </w:t>
      </w:r>
      <w:r w:rsidRPr="006A6A86">
        <w:rPr>
          <w:lang w:val="en-GB"/>
        </w:rPr>
        <w:t>of the site.</w:t>
      </w:r>
    </w:p>
    <w:p w:rsidR="009D5C6E" w:rsidP="001B6119" w:rsidRDefault="004E3676" w14:paraId="38BB3654" w14:textId="075277AE">
      <w:pPr>
        <w:pStyle w:val="Ttulo1"/>
        <w:rPr>
          <w:lang w:val="en-US"/>
        </w:rPr>
      </w:pPr>
      <w:bookmarkStart w:name="_Toc140232960" w:id="62"/>
      <w:r>
        <w:rPr>
          <w:lang w:val="en-US"/>
        </w:rPr>
        <w:t>PERMANENT FACILITIES</w:t>
      </w:r>
      <w:bookmarkEnd w:id="62"/>
    </w:p>
    <w:p w:rsidR="00F140EC" w:rsidP="0070209B" w:rsidRDefault="0070209B" w14:paraId="2155CA94" w14:textId="1F1BAF7B">
      <w:pPr>
        <w:pStyle w:val="Prrafo"/>
        <w:rPr>
          <w:lang w:val="en-US"/>
        </w:rPr>
      </w:pPr>
      <w:r w:rsidRPr="0070209B">
        <w:rPr>
          <w:lang w:val="en-GB"/>
        </w:rPr>
        <w:t>For the operational period of the PV Power Plant a number of buildings are being constructed</w:t>
      </w:r>
      <w:r w:rsidR="00DC2BA7">
        <w:rPr>
          <w:lang w:val="en-GB"/>
        </w:rPr>
        <w:t xml:space="preserve"> </w:t>
      </w:r>
      <w:r w:rsidRPr="0070209B">
        <w:rPr>
          <w:lang w:val="en-GB"/>
        </w:rPr>
        <w:t>in order to ensure the control, availability of spare parts and safety of the Power Plant.</w:t>
      </w:r>
    </w:p>
    <w:p w:rsidR="009D5C6E" w:rsidP="00DC4E58" w:rsidRDefault="004E3676" w14:paraId="4EBF9D86" w14:textId="14E91076">
      <w:pPr>
        <w:pStyle w:val="Ttulo1"/>
        <w:rPr>
          <w:lang w:val="en-US"/>
        </w:rPr>
      </w:pPr>
      <w:bookmarkStart w:name="_Toc140232961" w:id="63"/>
      <w:r>
        <w:rPr>
          <w:lang w:val="en-US"/>
        </w:rPr>
        <w:t>CONSTRUCTION FACILITIES</w:t>
      </w:r>
      <w:bookmarkEnd w:id="63"/>
    </w:p>
    <w:p w:rsidR="008068F4" w:rsidP="0070209B" w:rsidRDefault="0070209B" w14:paraId="64B7153A" w14:textId="77777777">
      <w:pPr>
        <w:pStyle w:val="Prrafo"/>
        <w:rPr>
          <w:lang w:val="en-GB"/>
        </w:rPr>
      </w:pPr>
      <w:r w:rsidRPr="0070209B">
        <w:rPr>
          <w:lang w:val="en-GB"/>
        </w:rPr>
        <w:t>A compound area will be set up close to the Entrance Gate of the PV Power Plant. It will be</w:t>
      </w:r>
      <w:r>
        <w:rPr>
          <w:lang w:val="en-GB"/>
        </w:rPr>
        <w:t xml:space="preserve"> </w:t>
      </w:r>
      <w:r w:rsidRPr="0070209B">
        <w:rPr>
          <w:lang w:val="en-GB"/>
        </w:rPr>
        <w:t>accessed through the access road and will be the place where heavy trucks are going to</w:t>
      </w:r>
      <w:r>
        <w:rPr>
          <w:lang w:val="en-GB"/>
        </w:rPr>
        <w:t xml:space="preserve"> </w:t>
      </w:r>
      <w:r w:rsidRPr="0070209B">
        <w:rPr>
          <w:lang w:val="en-GB"/>
        </w:rPr>
        <w:t>deliver all necessary equipment. Container buildings or ISO boxes will be used as Site Offices</w:t>
      </w:r>
      <w:r>
        <w:rPr>
          <w:lang w:val="en-GB"/>
        </w:rPr>
        <w:t xml:space="preserve"> </w:t>
      </w:r>
      <w:r w:rsidRPr="0070209B">
        <w:rPr>
          <w:lang w:val="en-GB"/>
        </w:rPr>
        <w:t>and workers’ rest area.</w:t>
      </w:r>
    </w:p>
    <w:p w:rsidRPr="00194C0E" w:rsidR="008068F4" w:rsidP="008068F4" w:rsidRDefault="008068F4" w14:paraId="699B6208" w14:textId="0FD6A61E">
      <w:pPr>
        <w:pStyle w:val="Ttulo1"/>
        <w:rPr>
          <w:lang w:val="en-US"/>
        </w:rPr>
      </w:pPr>
      <w:bookmarkStart w:name="_Toc117075583" w:id="64"/>
      <w:bookmarkStart w:name="_Toc139450867" w:id="65"/>
      <w:bookmarkStart w:name="_Toc140232962" w:id="66"/>
      <w:r>
        <w:rPr>
          <w:lang w:val="en-US"/>
        </w:rPr>
        <w:t>REFERENCES</w:t>
      </w:r>
      <w:bookmarkEnd w:id="64"/>
      <w:bookmarkEnd w:id="65"/>
      <w:bookmarkEnd w:id="66"/>
    </w:p>
    <w:p w:rsidRPr="008068F4" w:rsidR="008068F4" w:rsidP="008068F4" w:rsidRDefault="008068F4" w14:paraId="090CC578" w14:textId="3A0563E8">
      <w:pPr>
        <w:pStyle w:val="Prrafo"/>
        <w:numPr>
          <w:ilvl w:val="0"/>
          <w:numId w:val="38"/>
        </w:numPr>
        <w:spacing w:before="240" w:after="240"/>
        <w:rPr>
          <w:rFonts w:cs="Arial"/>
        </w:rPr>
      </w:pPr>
      <w:r w:rsidRPr="008068F4">
        <w:rPr>
          <w:rFonts w:cs="Arial"/>
        </w:rPr>
        <w:t xml:space="preserve">        </w:t>
      </w:r>
      <w:proofErr w:type="spellStart"/>
      <w:r w:rsidRPr="008068F4">
        <w:rPr>
          <w:rFonts w:cs="Arial"/>
        </w:rPr>
        <w:t>Haunton</w:t>
      </w:r>
      <w:proofErr w:type="spellEnd"/>
      <w:r w:rsidRPr="008068F4">
        <w:rPr>
          <w:rFonts w:cs="Arial"/>
        </w:rPr>
        <w:t xml:space="preserve"> Civil </w:t>
      </w:r>
      <w:proofErr w:type="spellStart"/>
      <w:r w:rsidRPr="008068F4">
        <w:rPr>
          <w:rFonts w:cs="Arial"/>
        </w:rPr>
        <w:t>Design</w:t>
      </w:r>
      <w:proofErr w:type="spellEnd"/>
      <w:r w:rsidRPr="008068F4">
        <w:rPr>
          <w:rFonts w:cs="Arial"/>
        </w:rPr>
        <w:t xml:space="preserve"> </w:t>
      </w:r>
      <w:proofErr w:type="spellStart"/>
      <w:r w:rsidRPr="008068F4">
        <w:rPr>
          <w:rFonts w:cs="Arial"/>
        </w:rPr>
        <w:t>Criteria</w:t>
      </w:r>
      <w:proofErr w:type="spellEnd"/>
      <w:r w:rsidRPr="008068F4">
        <w:rPr>
          <w:rFonts w:cs="Arial"/>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Pr="008068F4">
        <w:rPr>
          <w:rFonts w:cs="Arial"/>
        </w:rPr>
        <w:t>R-C-</w:t>
      </w:r>
      <w:r>
        <w:rPr>
          <w:rFonts w:cs="Arial"/>
        </w:rPr>
        <w:t>00</w:t>
      </w:r>
      <w:r w:rsidRPr="008068F4">
        <w:rPr>
          <w:rFonts w:cs="Arial"/>
        </w:rPr>
        <w:t>001</w:t>
      </w:r>
    </w:p>
    <w:p w:rsidRPr="008068F4" w:rsidR="008068F4" w:rsidP="008068F4" w:rsidRDefault="008068F4" w14:paraId="4A34563F" w14:textId="658F9822">
      <w:pPr>
        <w:pStyle w:val="Prrafo"/>
        <w:numPr>
          <w:ilvl w:val="0"/>
          <w:numId w:val="38"/>
        </w:numPr>
        <w:spacing w:before="240" w:after="240"/>
        <w:rPr>
          <w:rFonts w:cs="Arial"/>
        </w:rPr>
      </w:pPr>
      <w:r w:rsidRPr="008068F4">
        <w:rPr>
          <w:rFonts w:cs="Arial"/>
        </w:rPr>
        <w:t xml:space="preserve">        </w:t>
      </w:r>
      <w:proofErr w:type="spellStart"/>
      <w:r w:rsidRPr="008068F4">
        <w:rPr>
          <w:rFonts w:cs="Arial"/>
        </w:rPr>
        <w:t>Haunton</w:t>
      </w:r>
      <w:proofErr w:type="spellEnd"/>
      <w:r w:rsidRPr="008068F4">
        <w:rPr>
          <w:rFonts w:cs="Arial"/>
        </w:rPr>
        <w:t xml:space="preserve"> </w:t>
      </w:r>
      <w:proofErr w:type="spellStart"/>
      <w:r>
        <w:rPr>
          <w:rFonts w:cs="Arial"/>
        </w:rPr>
        <w:t>Electrical</w:t>
      </w:r>
      <w:proofErr w:type="spellEnd"/>
      <w:r w:rsidRPr="008068F4">
        <w:rPr>
          <w:rFonts w:cs="Arial"/>
        </w:rPr>
        <w:t xml:space="preserve"> </w:t>
      </w:r>
      <w:proofErr w:type="spellStart"/>
      <w:r w:rsidRPr="008068F4">
        <w:rPr>
          <w:rFonts w:cs="Arial"/>
        </w:rPr>
        <w:t>Design</w:t>
      </w:r>
      <w:proofErr w:type="spellEnd"/>
      <w:r w:rsidRPr="008068F4">
        <w:rPr>
          <w:rFonts w:cs="Arial"/>
        </w:rPr>
        <w:t xml:space="preserve"> </w:t>
      </w:r>
      <w:proofErr w:type="spellStart"/>
      <w:r w:rsidRPr="008068F4">
        <w:rPr>
          <w:rFonts w:cs="Arial"/>
        </w:rPr>
        <w:t>Criteria</w:t>
      </w:r>
      <w:proofErr w:type="spellEnd"/>
      <w:r w:rsidRPr="008068F4">
        <w:rPr>
          <w:rFonts w:cs="Arial"/>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Pr="008068F4">
        <w:rPr>
          <w:rFonts w:cs="Arial"/>
        </w:rPr>
        <w:t>R-</w:t>
      </w:r>
      <w:r>
        <w:rPr>
          <w:rFonts w:cs="Arial"/>
        </w:rPr>
        <w:t>E</w:t>
      </w:r>
      <w:r w:rsidRPr="008068F4">
        <w:rPr>
          <w:rFonts w:cs="Arial"/>
        </w:rPr>
        <w:t>-</w:t>
      </w:r>
      <w:r>
        <w:rPr>
          <w:rFonts w:cs="Arial"/>
        </w:rPr>
        <w:t>00</w:t>
      </w:r>
      <w:r w:rsidRPr="008068F4">
        <w:rPr>
          <w:rFonts w:cs="Arial"/>
        </w:rPr>
        <w:t>001</w:t>
      </w:r>
    </w:p>
    <w:p w:rsidRPr="008068F4" w:rsidR="008068F4" w:rsidP="008068F4" w:rsidRDefault="008068F4" w14:paraId="43323905" w14:textId="54D26A97">
      <w:pPr>
        <w:pStyle w:val="Prrafo"/>
        <w:numPr>
          <w:ilvl w:val="0"/>
          <w:numId w:val="38"/>
        </w:numPr>
        <w:spacing w:before="240" w:after="240"/>
        <w:rPr>
          <w:rFonts w:cs="Arial"/>
          <w:lang w:val="en-US"/>
        </w:rPr>
      </w:pPr>
      <w:r w:rsidRPr="008068F4">
        <w:rPr>
          <w:rFonts w:cs="Arial"/>
        </w:rPr>
        <w:t xml:space="preserve">        </w:t>
      </w:r>
      <w:proofErr w:type="spellStart"/>
      <w:r w:rsidRPr="008068F4">
        <w:rPr>
          <w:rFonts w:cs="Arial"/>
          <w:lang w:val="en-US"/>
        </w:rPr>
        <w:t>Haunton</w:t>
      </w:r>
      <w:proofErr w:type="spellEnd"/>
      <w:r w:rsidRPr="008068F4">
        <w:rPr>
          <w:rFonts w:cs="Arial"/>
          <w:lang w:val="en-US"/>
        </w:rPr>
        <w:t xml:space="preserve"> Communication Design Criteria. Ref 227-007-R-I-</w:t>
      </w:r>
      <w:r>
        <w:rPr>
          <w:rFonts w:cs="Arial"/>
          <w:lang w:val="en-US"/>
        </w:rPr>
        <w:t>00</w:t>
      </w:r>
      <w:r w:rsidRPr="008068F4">
        <w:rPr>
          <w:rFonts w:cs="Arial"/>
          <w:lang w:val="en-US"/>
        </w:rPr>
        <w:t>001</w:t>
      </w:r>
    </w:p>
    <w:p w:rsidRPr="008068F4" w:rsidR="008068F4" w:rsidP="008068F4" w:rsidRDefault="008068F4" w14:paraId="4B096535" w14:textId="384118BE">
      <w:pPr>
        <w:pStyle w:val="Prrafo"/>
        <w:numPr>
          <w:ilvl w:val="0"/>
          <w:numId w:val="38"/>
        </w:numPr>
        <w:spacing w:before="240" w:after="240"/>
        <w:rPr>
          <w:rFonts w:cs="Arial"/>
          <w:lang w:val="en-US"/>
        </w:rPr>
      </w:pPr>
      <w:r w:rsidRPr="008068F4">
        <w:rPr>
          <w:rFonts w:cs="Arial"/>
          <w:lang w:val="en-US"/>
        </w:rPr>
        <w:t xml:space="preserve">        </w:t>
      </w:r>
      <w:proofErr w:type="spellStart"/>
      <w:r w:rsidRPr="008068F4">
        <w:rPr>
          <w:rFonts w:cs="Arial"/>
          <w:lang w:val="en-US"/>
        </w:rPr>
        <w:t>Haunton</w:t>
      </w:r>
      <w:proofErr w:type="spellEnd"/>
      <w:r w:rsidRPr="008068F4">
        <w:rPr>
          <w:rFonts w:cs="Arial"/>
          <w:lang w:val="en-US"/>
        </w:rPr>
        <w:t xml:space="preserve"> General Layout. Ref 227-007-D-C-10101</w:t>
      </w:r>
    </w:p>
    <w:p w:rsidR="00BF771C" w:rsidP="00BF771C" w:rsidRDefault="008068F4" w14:paraId="7F40A6E4" w14:textId="44B6DA63">
      <w:pPr>
        <w:pStyle w:val="Prrafo"/>
        <w:numPr>
          <w:ilvl w:val="0"/>
          <w:numId w:val="38"/>
        </w:numPr>
        <w:spacing w:before="240" w:after="240"/>
        <w:rPr>
          <w:rFonts w:cs="Arial"/>
          <w:lang w:val="en-US"/>
        </w:rPr>
      </w:pPr>
      <w:r w:rsidRPr="008068F4">
        <w:rPr>
          <w:rFonts w:cs="Arial"/>
          <w:lang w:val="en-US"/>
        </w:rPr>
        <w:t xml:space="preserve">        </w:t>
      </w:r>
      <w:proofErr w:type="spellStart"/>
      <w:r w:rsidRPr="008068F4" w:rsidR="00BF771C">
        <w:rPr>
          <w:rFonts w:cs="Arial"/>
          <w:lang w:val="en-US"/>
        </w:rPr>
        <w:t>Haunton</w:t>
      </w:r>
      <w:proofErr w:type="spellEnd"/>
      <w:r w:rsidRPr="008068F4" w:rsidR="00BF771C">
        <w:rPr>
          <w:rFonts w:cs="Arial"/>
          <w:lang w:val="en-US"/>
        </w:rPr>
        <w:t xml:space="preserve"> </w:t>
      </w:r>
      <w:r w:rsidRPr="00BF771C" w:rsidR="00BF771C">
        <w:rPr>
          <w:rFonts w:cs="Arial"/>
          <w:lang w:val="en-US"/>
        </w:rPr>
        <w:t>Perimeter Fence &amp; Gate drawing detail</w:t>
      </w:r>
    </w:p>
    <w:p w:rsidR="008068F4" w:rsidP="00BF771C" w:rsidRDefault="00BF771C" w14:paraId="0406EF0D" w14:textId="77BBA5C5">
      <w:pPr>
        <w:pStyle w:val="Prrafo"/>
        <w:numPr>
          <w:ilvl w:val="0"/>
          <w:numId w:val="38"/>
        </w:numPr>
        <w:spacing w:before="240" w:after="240"/>
        <w:rPr>
          <w:rFonts w:cs="Arial"/>
          <w:lang w:val="en-US"/>
        </w:rPr>
      </w:pPr>
      <w:r>
        <w:rPr>
          <w:rFonts w:cs="Arial"/>
          <w:lang w:val="en-US"/>
        </w:rPr>
        <w:t xml:space="preserve">        </w:t>
      </w:r>
      <w:proofErr w:type="spellStart"/>
      <w:r w:rsidRPr="008068F4" w:rsidR="008068F4">
        <w:rPr>
          <w:rFonts w:cs="Arial"/>
          <w:lang w:val="en-US"/>
        </w:rPr>
        <w:t>Haunton</w:t>
      </w:r>
      <w:proofErr w:type="spellEnd"/>
      <w:r w:rsidRPr="008068F4" w:rsidR="008068F4">
        <w:rPr>
          <w:rFonts w:cs="Arial"/>
          <w:lang w:val="en-US"/>
        </w:rPr>
        <w:t xml:space="preserve"> PV Roads Layout. Ref 227-007-D-C-10310</w:t>
      </w:r>
    </w:p>
    <w:p w:rsidRPr="008068F4" w:rsidR="008068F4" w:rsidP="00AD371F" w:rsidRDefault="008068F4" w14:paraId="09BAF3F2" w14:textId="65B15A50">
      <w:pPr>
        <w:pStyle w:val="Prrafo"/>
        <w:numPr>
          <w:ilvl w:val="0"/>
          <w:numId w:val="38"/>
        </w:numPr>
        <w:spacing w:before="240" w:after="240"/>
        <w:rPr>
          <w:rFonts w:cs="Arial"/>
        </w:rPr>
      </w:pPr>
      <w:r w:rsidRPr="008068F4">
        <w:rPr>
          <w:rFonts w:cs="Arial"/>
          <w:lang w:val="en-US"/>
        </w:rPr>
        <w:t xml:space="preserve">        </w:t>
      </w:r>
      <w:proofErr w:type="spellStart"/>
      <w:r w:rsidRPr="00AD371F">
        <w:rPr>
          <w:rFonts w:cs="Arial"/>
          <w:lang w:val="en-US"/>
        </w:rPr>
        <w:t>Haunton</w:t>
      </w:r>
      <w:proofErr w:type="spellEnd"/>
      <w:r w:rsidRPr="00AD371F">
        <w:rPr>
          <w:rFonts w:cs="Arial"/>
          <w:lang w:val="en-US"/>
        </w:rPr>
        <w:t xml:space="preserve"> </w:t>
      </w:r>
      <w:r w:rsidRPr="00AD371F" w:rsidR="00AD371F">
        <w:rPr>
          <w:rFonts w:cs="Arial"/>
          <w:lang w:val="en-US"/>
        </w:rPr>
        <w:t>Drainage System PV Road</w:t>
      </w:r>
      <w:r w:rsidRPr="00AD371F">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BF771C">
        <w:rPr>
          <w:rFonts w:cs="Arial"/>
        </w:rPr>
        <w:t>D</w:t>
      </w:r>
      <w:r w:rsidRPr="008068F4">
        <w:rPr>
          <w:rFonts w:cs="Arial"/>
        </w:rPr>
        <w:t>-C-</w:t>
      </w:r>
      <w:r w:rsidR="00BF771C">
        <w:rPr>
          <w:rFonts w:cs="Arial"/>
        </w:rPr>
        <w:t>10402</w:t>
      </w:r>
    </w:p>
    <w:p w:rsidRPr="008068F4" w:rsidR="008068F4" w:rsidP="00AD371F" w:rsidRDefault="008068F4" w14:paraId="5F4B18DF" w14:textId="0A82DAE8">
      <w:pPr>
        <w:pStyle w:val="Prrafo"/>
        <w:numPr>
          <w:ilvl w:val="0"/>
          <w:numId w:val="38"/>
        </w:numPr>
        <w:spacing w:before="240" w:after="240"/>
        <w:rPr>
          <w:rFonts w:cs="Arial"/>
        </w:rPr>
      </w:pPr>
      <w:r w:rsidRPr="00AD371F">
        <w:rPr>
          <w:rFonts w:cs="Arial"/>
          <w:lang w:val="en-US"/>
        </w:rPr>
        <w:t xml:space="preserve">        </w:t>
      </w:r>
      <w:proofErr w:type="spellStart"/>
      <w:r w:rsidRPr="00AD371F">
        <w:rPr>
          <w:rFonts w:cs="Arial"/>
          <w:lang w:val="en-US"/>
        </w:rPr>
        <w:t>Haunton</w:t>
      </w:r>
      <w:proofErr w:type="spellEnd"/>
      <w:r w:rsidRPr="00AD371F">
        <w:rPr>
          <w:rFonts w:cs="Arial"/>
          <w:lang w:val="en-US"/>
        </w:rPr>
        <w:t xml:space="preserve"> </w:t>
      </w:r>
      <w:r w:rsidRPr="00AD371F" w:rsidR="00AD371F">
        <w:rPr>
          <w:rFonts w:cs="Arial"/>
          <w:lang w:val="en-US"/>
        </w:rPr>
        <w:t>Support Structure Layout Drawing</w:t>
      </w:r>
      <w:r w:rsidRPr="00AD371F">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BF771C">
        <w:rPr>
          <w:rFonts w:cs="Arial"/>
        </w:rPr>
        <w:t>D</w:t>
      </w:r>
      <w:r w:rsidRPr="008068F4">
        <w:rPr>
          <w:rFonts w:cs="Arial"/>
        </w:rPr>
        <w:t>-C-</w:t>
      </w:r>
      <w:r w:rsidR="00BF771C">
        <w:rPr>
          <w:rFonts w:cs="Arial"/>
        </w:rPr>
        <w:t>10501</w:t>
      </w:r>
    </w:p>
    <w:p w:rsidRPr="008068F4" w:rsidR="008068F4" w:rsidP="00AD371F" w:rsidRDefault="008068F4" w14:paraId="59AFD560" w14:textId="5D373BE8">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5220FE" w:rsidR="00AD371F">
        <w:rPr>
          <w:rFonts w:cs="Arial"/>
          <w:lang w:val="en-US"/>
        </w:rPr>
        <w:t>Power Station - Foundations (MV Skid)</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BF771C">
        <w:rPr>
          <w:rFonts w:cs="Arial"/>
        </w:rPr>
        <w:t>D</w:t>
      </w:r>
      <w:r w:rsidRPr="008068F4">
        <w:rPr>
          <w:rFonts w:cs="Arial"/>
        </w:rPr>
        <w:t>-C-</w:t>
      </w:r>
      <w:r w:rsidR="00BF771C">
        <w:rPr>
          <w:rFonts w:cs="Arial"/>
        </w:rPr>
        <w:t>108</w:t>
      </w:r>
      <w:r w:rsidRPr="008068F4">
        <w:rPr>
          <w:rFonts w:cs="Arial"/>
        </w:rPr>
        <w:t>01</w:t>
      </w:r>
    </w:p>
    <w:p w:rsidRPr="008068F4" w:rsidR="008068F4" w:rsidP="005220FE" w:rsidRDefault="008068F4" w14:paraId="2B3F6098" w14:textId="51B7BF52">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5220FE" w:rsidR="005220FE">
        <w:rPr>
          <w:rFonts w:cs="Arial"/>
          <w:lang w:val="en-US"/>
        </w:rPr>
        <w:t>Electrical Trenches-Section Type</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BF771C">
        <w:rPr>
          <w:rFonts w:cs="Arial"/>
        </w:rPr>
        <w:t>D</w:t>
      </w:r>
      <w:r w:rsidRPr="008068F4">
        <w:rPr>
          <w:rFonts w:cs="Arial"/>
        </w:rPr>
        <w:t>-C-</w:t>
      </w:r>
      <w:r w:rsidR="00BF771C">
        <w:rPr>
          <w:rFonts w:cs="Arial"/>
        </w:rPr>
        <w:t>11014</w:t>
      </w:r>
    </w:p>
    <w:p w:rsidRPr="008068F4" w:rsidR="008068F4" w:rsidP="005220FE" w:rsidRDefault="008068F4" w14:paraId="59D0343A" w14:textId="692BB8D8">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5220FE" w:rsidR="005220FE">
        <w:rPr>
          <w:rFonts w:cs="Arial"/>
          <w:lang w:val="en-US"/>
        </w:rPr>
        <w:t>Cable Trenches Layout-MV Power Cables</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BF771C">
        <w:rPr>
          <w:rFonts w:cs="Arial"/>
        </w:rPr>
        <w:t>D</w:t>
      </w:r>
      <w:r w:rsidRPr="008068F4">
        <w:rPr>
          <w:rFonts w:cs="Arial"/>
        </w:rPr>
        <w:t>-C-</w:t>
      </w:r>
      <w:r w:rsidR="00BF771C">
        <w:rPr>
          <w:rFonts w:cs="Arial"/>
        </w:rPr>
        <w:t>40323</w:t>
      </w:r>
    </w:p>
    <w:p w:rsidRPr="008068F4" w:rsidR="008068F4" w:rsidP="005220FE" w:rsidRDefault="008068F4" w14:paraId="07311C31" w14:textId="5341E74D">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5220FE" w:rsidR="005220FE">
        <w:rPr>
          <w:rFonts w:cs="Arial"/>
          <w:lang w:val="en-US"/>
        </w:rPr>
        <w:t>Cable Trenches Layout- Rest of Power Cables and FO</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BF771C">
        <w:rPr>
          <w:rFonts w:cs="Arial"/>
        </w:rPr>
        <w:t>D</w:t>
      </w:r>
      <w:r w:rsidRPr="008068F4">
        <w:rPr>
          <w:rFonts w:cs="Arial"/>
        </w:rPr>
        <w:t>-C-</w:t>
      </w:r>
      <w:r w:rsidR="00BF771C">
        <w:rPr>
          <w:rFonts w:cs="Arial"/>
        </w:rPr>
        <w:t>403</w:t>
      </w:r>
      <w:r w:rsidR="00A42E3D">
        <w:rPr>
          <w:rFonts w:cs="Arial"/>
        </w:rPr>
        <w:t>27</w:t>
      </w:r>
    </w:p>
    <w:p w:rsidRPr="00A42E3D" w:rsidR="008068F4" w:rsidP="005220FE" w:rsidRDefault="008068F4" w14:paraId="4FD72DBA" w14:textId="16B73237">
      <w:pPr>
        <w:pStyle w:val="Prrafo"/>
        <w:numPr>
          <w:ilvl w:val="0"/>
          <w:numId w:val="38"/>
        </w:numPr>
        <w:spacing w:before="240" w:after="240"/>
        <w:rPr>
          <w:rFonts w:cs="Arial"/>
          <w:lang w:val="en-US"/>
        </w:rPr>
      </w:pPr>
      <w:r w:rsidRPr="00A42E3D">
        <w:rPr>
          <w:rFonts w:cs="Arial"/>
          <w:lang w:val="en-US"/>
        </w:rPr>
        <w:t xml:space="preserve">        </w:t>
      </w:r>
      <w:proofErr w:type="spellStart"/>
      <w:r w:rsidRPr="00A42E3D">
        <w:rPr>
          <w:rFonts w:cs="Arial"/>
          <w:lang w:val="en-US"/>
        </w:rPr>
        <w:t>Haunton</w:t>
      </w:r>
      <w:proofErr w:type="spellEnd"/>
      <w:r w:rsidRPr="00A42E3D">
        <w:rPr>
          <w:rFonts w:cs="Arial"/>
          <w:lang w:val="en-US"/>
        </w:rPr>
        <w:t xml:space="preserve"> </w:t>
      </w:r>
      <w:r w:rsidRPr="00A42E3D" w:rsidR="005220FE">
        <w:rPr>
          <w:rFonts w:cs="Arial"/>
          <w:lang w:val="en-US"/>
        </w:rPr>
        <w:t>Inverter Foundation</w:t>
      </w:r>
      <w:r w:rsidRPr="00A42E3D">
        <w:rPr>
          <w:rFonts w:cs="Arial"/>
          <w:lang w:val="en-US"/>
        </w:rPr>
        <w:t>. Ref 227-007-</w:t>
      </w:r>
      <w:r w:rsidR="00A42E3D">
        <w:rPr>
          <w:rFonts w:cs="Arial"/>
          <w:lang w:val="en-US"/>
        </w:rPr>
        <w:t>D</w:t>
      </w:r>
      <w:r w:rsidRPr="00A42E3D">
        <w:rPr>
          <w:rFonts w:cs="Arial"/>
          <w:lang w:val="en-US"/>
        </w:rPr>
        <w:t>-C-</w:t>
      </w:r>
      <w:r w:rsidRPr="00A42E3D" w:rsidR="00A42E3D">
        <w:rPr>
          <w:rFonts w:cs="Arial"/>
          <w:lang w:val="en-US"/>
        </w:rPr>
        <w:t>11011</w:t>
      </w:r>
    </w:p>
    <w:p w:rsidRPr="00A42E3D" w:rsidR="008068F4" w:rsidP="005220FE" w:rsidRDefault="008068F4" w14:paraId="45920215" w14:textId="70F55909">
      <w:pPr>
        <w:pStyle w:val="Prrafo"/>
        <w:numPr>
          <w:ilvl w:val="0"/>
          <w:numId w:val="38"/>
        </w:numPr>
        <w:spacing w:before="240" w:after="240"/>
        <w:rPr>
          <w:rFonts w:cs="Arial"/>
          <w:lang w:val="en-US"/>
        </w:rPr>
      </w:pPr>
      <w:r w:rsidRPr="00A42E3D">
        <w:rPr>
          <w:rFonts w:cs="Arial"/>
          <w:lang w:val="en-US"/>
        </w:rPr>
        <w:t xml:space="preserve">        </w:t>
      </w:r>
      <w:proofErr w:type="spellStart"/>
      <w:r w:rsidRPr="00A42E3D">
        <w:rPr>
          <w:rFonts w:cs="Arial"/>
          <w:lang w:val="en-US"/>
        </w:rPr>
        <w:t>Haunton</w:t>
      </w:r>
      <w:proofErr w:type="spellEnd"/>
      <w:r w:rsidRPr="00A42E3D">
        <w:rPr>
          <w:rFonts w:cs="Arial"/>
          <w:lang w:val="en-US"/>
        </w:rPr>
        <w:t xml:space="preserve"> </w:t>
      </w:r>
      <w:r w:rsidRPr="00A42E3D" w:rsidR="005220FE">
        <w:rPr>
          <w:rFonts w:cs="Arial"/>
          <w:lang w:val="en-US"/>
        </w:rPr>
        <w:t>Weather Station Foundation</w:t>
      </w:r>
      <w:r w:rsidRPr="00A42E3D">
        <w:rPr>
          <w:rFonts w:cs="Arial"/>
          <w:lang w:val="en-US"/>
        </w:rPr>
        <w:t>. Ref 227-007-</w:t>
      </w:r>
      <w:r w:rsidR="00A42E3D">
        <w:rPr>
          <w:rFonts w:cs="Arial"/>
          <w:lang w:val="en-US"/>
        </w:rPr>
        <w:t>D</w:t>
      </w:r>
      <w:r w:rsidRPr="00A42E3D">
        <w:rPr>
          <w:rFonts w:cs="Arial"/>
          <w:lang w:val="en-US"/>
        </w:rPr>
        <w:t>-C-</w:t>
      </w:r>
      <w:r w:rsidRPr="00A42E3D" w:rsidR="00A42E3D">
        <w:rPr>
          <w:rFonts w:cs="Arial"/>
          <w:lang w:val="en-US"/>
        </w:rPr>
        <w:t>11012</w:t>
      </w:r>
    </w:p>
    <w:p w:rsidRPr="008068F4" w:rsidR="008068F4" w:rsidP="005220FE" w:rsidRDefault="008068F4" w14:paraId="7DAC6568" w14:textId="78107E02">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5220FE" w:rsidR="005220FE">
        <w:rPr>
          <w:rFonts w:cs="Arial"/>
          <w:lang w:val="en-US"/>
        </w:rPr>
        <w:t>I&amp;C sensor foundation</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A42E3D">
        <w:rPr>
          <w:rFonts w:cs="Arial"/>
        </w:rPr>
        <w:t>D</w:t>
      </w:r>
      <w:r w:rsidRPr="008068F4">
        <w:rPr>
          <w:rFonts w:cs="Arial"/>
        </w:rPr>
        <w:t>-C-</w:t>
      </w:r>
      <w:r w:rsidR="00A42E3D">
        <w:rPr>
          <w:rFonts w:cs="Arial"/>
        </w:rPr>
        <w:t>11014</w:t>
      </w:r>
    </w:p>
    <w:p w:rsidRPr="00A42E3D" w:rsidR="008068F4" w:rsidP="005220FE" w:rsidRDefault="008068F4" w14:paraId="2700845A" w14:textId="366E233B">
      <w:pPr>
        <w:pStyle w:val="Prrafo"/>
        <w:numPr>
          <w:ilvl w:val="0"/>
          <w:numId w:val="38"/>
        </w:numPr>
        <w:spacing w:before="240" w:after="240"/>
        <w:rPr>
          <w:rFonts w:cs="Arial"/>
          <w:lang w:val="en-US"/>
        </w:rPr>
      </w:pPr>
      <w:r w:rsidRPr="00A42E3D">
        <w:rPr>
          <w:rFonts w:cs="Arial"/>
          <w:lang w:val="en-US"/>
        </w:rPr>
        <w:t xml:space="preserve">        </w:t>
      </w:r>
      <w:proofErr w:type="spellStart"/>
      <w:r w:rsidRPr="00A42E3D">
        <w:rPr>
          <w:rFonts w:cs="Arial"/>
          <w:lang w:val="en-US"/>
        </w:rPr>
        <w:t>Haunton</w:t>
      </w:r>
      <w:proofErr w:type="spellEnd"/>
      <w:r w:rsidRPr="00A42E3D">
        <w:rPr>
          <w:rFonts w:cs="Arial"/>
          <w:lang w:val="en-US"/>
        </w:rPr>
        <w:t xml:space="preserve"> </w:t>
      </w:r>
      <w:r w:rsidRPr="00A42E3D" w:rsidR="005220FE">
        <w:rPr>
          <w:rFonts w:cs="Arial"/>
          <w:lang w:val="en-US"/>
        </w:rPr>
        <w:t>Drainage Study</w:t>
      </w:r>
      <w:r w:rsidRPr="00A42E3D">
        <w:rPr>
          <w:rFonts w:cs="Arial"/>
          <w:lang w:val="en-US"/>
        </w:rPr>
        <w:t>. Ref 227-007-</w:t>
      </w:r>
      <w:r w:rsidR="00C8056E">
        <w:rPr>
          <w:rFonts w:cs="Arial"/>
          <w:lang w:val="en-US"/>
        </w:rPr>
        <w:t>F</w:t>
      </w:r>
      <w:r w:rsidRPr="00A42E3D">
        <w:rPr>
          <w:rFonts w:cs="Arial"/>
          <w:lang w:val="en-US"/>
        </w:rPr>
        <w:t>-C-</w:t>
      </w:r>
      <w:r w:rsidRPr="00A42E3D" w:rsidR="00A42E3D">
        <w:rPr>
          <w:rFonts w:cs="Arial"/>
          <w:lang w:val="en-US"/>
        </w:rPr>
        <w:t>20400</w:t>
      </w:r>
    </w:p>
    <w:p w:rsidRPr="00A42E3D" w:rsidR="008068F4" w:rsidP="005220FE" w:rsidRDefault="008068F4" w14:paraId="1B5E6CDD" w14:textId="1031A540">
      <w:pPr>
        <w:pStyle w:val="Prrafo"/>
        <w:numPr>
          <w:ilvl w:val="0"/>
          <w:numId w:val="38"/>
        </w:numPr>
        <w:spacing w:before="240" w:after="240"/>
        <w:rPr>
          <w:rFonts w:cs="Arial"/>
          <w:lang w:val="en-US"/>
        </w:rPr>
      </w:pPr>
      <w:r w:rsidRPr="00A42E3D">
        <w:rPr>
          <w:rFonts w:cs="Arial"/>
          <w:lang w:val="en-US"/>
        </w:rPr>
        <w:t xml:space="preserve">        </w:t>
      </w:r>
      <w:proofErr w:type="spellStart"/>
      <w:r w:rsidRPr="00A42E3D">
        <w:rPr>
          <w:rFonts w:cs="Arial"/>
          <w:lang w:val="en-US"/>
        </w:rPr>
        <w:t>Haunton</w:t>
      </w:r>
      <w:proofErr w:type="spellEnd"/>
      <w:r w:rsidRPr="00A42E3D">
        <w:rPr>
          <w:rFonts w:cs="Arial"/>
          <w:lang w:val="en-US"/>
        </w:rPr>
        <w:t xml:space="preserve"> </w:t>
      </w:r>
      <w:r w:rsidRPr="00A42E3D" w:rsidR="005220FE">
        <w:rPr>
          <w:rFonts w:cs="Arial"/>
          <w:lang w:val="en-US"/>
        </w:rPr>
        <w:t>Roads Study</w:t>
      </w:r>
      <w:r w:rsidRPr="00A42E3D">
        <w:rPr>
          <w:rFonts w:cs="Arial"/>
          <w:lang w:val="en-US"/>
        </w:rPr>
        <w:t>. Ref 227-007-</w:t>
      </w:r>
      <w:r w:rsidRPr="00A42E3D" w:rsidR="00A42E3D">
        <w:rPr>
          <w:rFonts w:cs="Arial"/>
          <w:lang w:val="en-US"/>
        </w:rPr>
        <w:t>F</w:t>
      </w:r>
      <w:r w:rsidRPr="00A42E3D">
        <w:rPr>
          <w:rFonts w:cs="Arial"/>
          <w:lang w:val="en-US"/>
        </w:rPr>
        <w:t>-C-</w:t>
      </w:r>
      <w:r w:rsidRPr="00A42E3D" w:rsidR="00A42E3D">
        <w:rPr>
          <w:rFonts w:cs="Arial"/>
          <w:lang w:val="en-US"/>
        </w:rPr>
        <w:t>203</w:t>
      </w:r>
      <w:r w:rsidRPr="00A42E3D">
        <w:rPr>
          <w:rFonts w:cs="Arial"/>
          <w:lang w:val="en-US"/>
        </w:rPr>
        <w:t>00</w:t>
      </w:r>
    </w:p>
    <w:p w:rsidRPr="00A42E3D" w:rsidR="008068F4" w:rsidP="005220FE" w:rsidRDefault="008068F4" w14:paraId="5155A7BB" w14:textId="34E69053">
      <w:pPr>
        <w:pStyle w:val="Prrafo"/>
        <w:numPr>
          <w:ilvl w:val="0"/>
          <w:numId w:val="38"/>
        </w:numPr>
        <w:spacing w:before="240" w:after="240"/>
        <w:rPr>
          <w:rFonts w:cs="Arial"/>
          <w:lang w:val="en-US"/>
        </w:rPr>
      </w:pPr>
      <w:r w:rsidRPr="00A42E3D">
        <w:rPr>
          <w:rFonts w:cs="Arial"/>
          <w:lang w:val="en-US"/>
        </w:rPr>
        <w:t xml:space="preserve">        </w:t>
      </w:r>
      <w:proofErr w:type="spellStart"/>
      <w:r w:rsidRPr="00A42E3D">
        <w:rPr>
          <w:rFonts w:cs="Arial"/>
          <w:lang w:val="en-US"/>
        </w:rPr>
        <w:t>Haunton</w:t>
      </w:r>
      <w:proofErr w:type="spellEnd"/>
      <w:r w:rsidRPr="00A42E3D">
        <w:rPr>
          <w:rFonts w:cs="Arial"/>
          <w:lang w:val="en-US"/>
        </w:rPr>
        <w:t xml:space="preserve"> </w:t>
      </w:r>
      <w:r w:rsidRPr="00A42E3D" w:rsidR="005220FE">
        <w:rPr>
          <w:rFonts w:cs="Arial"/>
          <w:lang w:val="en-US"/>
        </w:rPr>
        <w:t>Power Station Layout</w:t>
      </w:r>
      <w:r w:rsidRPr="00A42E3D">
        <w:rPr>
          <w:rFonts w:cs="Arial"/>
          <w:lang w:val="en-US"/>
        </w:rPr>
        <w:t>. Ref 227-007-</w:t>
      </w:r>
      <w:r w:rsidR="00A42E3D">
        <w:rPr>
          <w:rFonts w:cs="Arial"/>
          <w:lang w:val="en-US"/>
        </w:rPr>
        <w:t>D</w:t>
      </w:r>
      <w:r w:rsidRPr="00A42E3D">
        <w:rPr>
          <w:rFonts w:cs="Arial"/>
          <w:lang w:val="en-US"/>
        </w:rPr>
        <w:t>-</w:t>
      </w:r>
      <w:r w:rsidR="00A42E3D">
        <w:rPr>
          <w:rFonts w:cs="Arial"/>
          <w:lang w:val="en-US"/>
        </w:rPr>
        <w:t>E</w:t>
      </w:r>
      <w:r w:rsidRPr="00A42E3D">
        <w:rPr>
          <w:rFonts w:cs="Arial"/>
          <w:lang w:val="en-US"/>
        </w:rPr>
        <w:t>-</w:t>
      </w:r>
      <w:r w:rsidRPr="00A42E3D" w:rsidR="00A42E3D">
        <w:rPr>
          <w:rFonts w:cs="Arial"/>
          <w:lang w:val="en-US"/>
        </w:rPr>
        <w:t>40311</w:t>
      </w:r>
    </w:p>
    <w:p w:rsidRPr="00A42E3D" w:rsidR="008068F4" w:rsidP="005220FE" w:rsidRDefault="008068F4" w14:paraId="04ED0CAA" w14:textId="71F7C8AE">
      <w:pPr>
        <w:pStyle w:val="Prrafo"/>
        <w:numPr>
          <w:ilvl w:val="0"/>
          <w:numId w:val="38"/>
        </w:numPr>
        <w:spacing w:before="240" w:after="240"/>
        <w:rPr>
          <w:rFonts w:cs="Arial"/>
          <w:lang w:val="en-US"/>
        </w:rPr>
      </w:pPr>
      <w:r w:rsidRPr="00A42E3D">
        <w:rPr>
          <w:rFonts w:cs="Arial"/>
          <w:lang w:val="en-US"/>
        </w:rPr>
        <w:t xml:space="preserve">        </w:t>
      </w:r>
      <w:proofErr w:type="spellStart"/>
      <w:r w:rsidRPr="00A42E3D">
        <w:rPr>
          <w:rFonts w:cs="Arial"/>
          <w:lang w:val="en-US"/>
        </w:rPr>
        <w:t>Haunton</w:t>
      </w:r>
      <w:proofErr w:type="spellEnd"/>
      <w:r w:rsidRPr="00A42E3D">
        <w:rPr>
          <w:rFonts w:cs="Arial"/>
          <w:lang w:val="en-US"/>
        </w:rPr>
        <w:t xml:space="preserve"> </w:t>
      </w:r>
      <w:r w:rsidRPr="00A42E3D" w:rsidR="005220FE">
        <w:rPr>
          <w:rFonts w:cs="Arial"/>
          <w:lang w:val="en-US"/>
        </w:rPr>
        <w:t>Inverter Layout</w:t>
      </w:r>
      <w:r w:rsidRPr="00A42E3D">
        <w:rPr>
          <w:rFonts w:cs="Arial"/>
          <w:lang w:val="en-US"/>
        </w:rPr>
        <w:t>. Ref 227-007-</w:t>
      </w:r>
      <w:r w:rsidRPr="00A42E3D" w:rsidR="00A42E3D">
        <w:rPr>
          <w:rFonts w:cs="Arial"/>
          <w:lang w:val="en-US"/>
        </w:rPr>
        <w:t>D</w:t>
      </w:r>
      <w:r w:rsidRPr="00A42E3D">
        <w:rPr>
          <w:rFonts w:cs="Arial"/>
          <w:lang w:val="en-US"/>
        </w:rPr>
        <w:t>-</w:t>
      </w:r>
      <w:r w:rsidR="00A42E3D">
        <w:rPr>
          <w:rFonts w:cs="Arial"/>
          <w:lang w:val="en-US"/>
        </w:rPr>
        <w:t>E</w:t>
      </w:r>
      <w:r w:rsidRPr="00A42E3D">
        <w:rPr>
          <w:rFonts w:cs="Arial"/>
          <w:lang w:val="en-US"/>
        </w:rPr>
        <w:t>-</w:t>
      </w:r>
      <w:r w:rsidR="00A42E3D">
        <w:rPr>
          <w:rFonts w:cs="Arial"/>
          <w:lang w:val="en-US"/>
        </w:rPr>
        <w:t>40314</w:t>
      </w:r>
    </w:p>
    <w:p w:rsidRPr="008068F4" w:rsidR="008068F4" w:rsidP="005220FE" w:rsidRDefault="008068F4" w14:paraId="78B8D557" w14:textId="558457EC">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5220FE" w:rsidR="005220FE">
        <w:rPr>
          <w:rFonts w:cs="Arial"/>
          <w:lang w:val="en-US"/>
        </w:rPr>
        <w:t>Cable Layouts - MV Cables</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A42E3D">
        <w:rPr>
          <w:rFonts w:cs="Arial"/>
        </w:rPr>
        <w:t>D</w:t>
      </w:r>
      <w:r w:rsidRPr="008068F4">
        <w:rPr>
          <w:rFonts w:cs="Arial"/>
        </w:rPr>
        <w:t>-</w:t>
      </w:r>
      <w:r w:rsidR="00A42E3D">
        <w:rPr>
          <w:rFonts w:cs="Arial"/>
        </w:rPr>
        <w:t>E</w:t>
      </w:r>
      <w:r w:rsidRPr="008068F4">
        <w:rPr>
          <w:rFonts w:cs="Arial"/>
        </w:rPr>
        <w:t>-</w:t>
      </w:r>
      <w:r w:rsidR="00A42E3D">
        <w:rPr>
          <w:rFonts w:cs="Arial"/>
        </w:rPr>
        <w:t>40321</w:t>
      </w:r>
    </w:p>
    <w:p w:rsidRPr="008068F4" w:rsidR="008068F4" w:rsidP="005220FE" w:rsidRDefault="008068F4" w14:paraId="55A0B841" w14:textId="30403233">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5220FE" w:rsidR="005220FE">
        <w:rPr>
          <w:rFonts w:cs="Arial"/>
          <w:lang w:val="en-US"/>
        </w:rPr>
        <w:t xml:space="preserve">Cable Trench Layout </w:t>
      </w:r>
      <w:proofErr w:type="gramStart"/>
      <w:r w:rsidRPr="005220FE" w:rsidR="005220FE">
        <w:rPr>
          <w:rFonts w:cs="Arial"/>
          <w:lang w:val="en-US"/>
        </w:rPr>
        <w:t>-  LV</w:t>
      </w:r>
      <w:proofErr w:type="gramEnd"/>
      <w:r w:rsidRPr="005220FE" w:rsidR="005220FE">
        <w:rPr>
          <w:rFonts w:cs="Arial"/>
          <w:lang w:val="en-US"/>
        </w:rPr>
        <w:t xml:space="preserve"> DC &amp; AC Cables</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A42E3D">
        <w:rPr>
          <w:rFonts w:cs="Arial"/>
        </w:rPr>
        <w:t>D</w:t>
      </w:r>
      <w:r w:rsidRPr="008068F4">
        <w:rPr>
          <w:rFonts w:cs="Arial"/>
        </w:rPr>
        <w:t>-</w:t>
      </w:r>
      <w:r w:rsidR="00A42E3D">
        <w:rPr>
          <w:rFonts w:cs="Arial"/>
        </w:rPr>
        <w:t>E</w:t>
      </w:r>
      <w:r w:rsidRPr="008068F4">
        <w:rPr>
          <w:rFonts w:cs="Arial"/>
        </w:rPr>
        <w:t>-</w:t>
      </w:r>
      <w:r w:rsidR="00A42E3D">
        <w:rPr>
          <w:rFonts w:cs="Arial"/>
        </w:rPr>
        <w:t>40322</w:t>
      </w:r>
    </w:p>
    <w:p w:rsidRPr="00A42E3D" w:rsidR="008068F4" w:rsidP="005220FE" w:rsidRDefault="008068F4" w14:paraId="592C9A21" w14:textId="00159391">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5220FE" w:rsidR="005220FE">
        <w:rPr>
          <w:rFonts w:cs="Arial"/>
          <w:lang w:val="en-US"/>
        </w:rPr>
        <w:t>LV AC DC and Communication Cables Layout</w:t>
      </w:r>
      <w:r w:rsidRPr="005220FE">
        <w:rPr>
          <w:rFonts w:cs="Arial"/>
          <w:lang w:val="en-US"/>
        </w:rPr>
        <w:t xml:space="preserve">. </w:t>
      </w:r>
      <w:r w:rsidRPr="00A42E3D">
        <w:rPr>
          <w:rFonts w:cs="Arial"/>
          <w:lang w:val="en-US"/>
        </w:rPr>
        <w:t>Ref 227-007-</w:t>
      </w:r>
      <w:r w:rsidRPr="00A42E3D" w:rsidR="00A42E3D">
        <w:rPr>
          <w:rFonts w:cs="Arial"/>
          <w:lang w:val="en-US"/>
        </w:rPr>
        <w:t>D</w:t>
      </w:r>
      <w:r w:rsidRPr="00A42E3D">
        <w:rPr>
          <w:rFonts w:cs="Arial"/>
          <w:lang w:val="en-US"/>
        </w:rPr>
        <w:t>-</w:t>
      </w:r>
      <w:r w:rsidRPr="00A42E3D" w:rsidR="00A42E3D">
        <w:rPr>
          <w:rFonts w:cs="Arial"/>
          <w:lang w:val="en-US"/>
        </w:rPr>
        <w:t>E</w:t>
      </w:r>
      <w:r w:rsidRPr="00A42E3D">
        <w:rPr>
          <w:rFonts w:cs="Arial"/>
          <w:lang w:val="en-US"/>
        </w:rPr>
        <w:t>-</w:t>
      </w:r>
      <w:r w:rsidRPr="00A42E3D" w:rsidR="00A42E3D">
        <w:rPr>
          <w:rFonts w:cs="Arial"/>
          <w:lang w:val="en-US"/>
        </w:rPr>
        <w:t>40323</w:t>
      </w:r>
    </w:p>
    <w:p w:rsidRPr="005220FE" w:rsidR="005220FE" w:rsidP="005220FE" w:rsidRDefault="005220FE" w14:paraId="12B26991" w14:textId="3C85E5AE">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proofErr w:type="spellStart"/>
      <w:r w:rsidRPr="005220FE">
        <w:rPr>
          <w:rFonts w:cs="Arial"/>
          <w:lang w:val="en-US"/>
        </w:rPr>
        <w:t>Earthing</w:t>
      </w:r>
      <w:proofErr w:type="spellEnd"/>
      <w:r w:rsidRPr="005220FE">
        <w:rPr>
          <w:rFonts w:cs="Arial"/>
          <w:lang w:val="en-US"/>
        </w:rPr>
        <w:t xml:space="preserve"> Grid Layout and details. Ref 227-007-</w:t>
      </w:r>
      <w:r w:rsidR="00A42E3D">
        <w:rPr>
          <w:rFonts w:cs="Arial"/>
          <w:lang w:val="en-US"/>
        </w:rPr>
        <w:t>D</w:t>
      </w:r>
      <w:r w:rsidRPr="005220FE">
        <w:rPr>
          <w:rFonts w:cs="Arial"/>
          <w:lang w:val="en-US"/>
        </w:rPr>
        <w:t>-</w:t>
      </w:r>
      <w:r w:rsidR="00A42E3D">
        <w:rPr>
          <w:rFonts w:cs="Arial"/>
          <w:lang w:val="en-US"/>
        </w:rPr>
        <w:t>E</w:t>
      </w:r>
      <w:r w:rsidRPr="005220FE">
        <w:rPr>
          <w:rFonts w:cs="Arial"/>
          <w:lang w:val="en-US"/>
        </w:rPr>
        <w:t>-</w:t>
      </w:r>
      <w:r w:rsidR="00A42E3D">
        <w:rPr>
          <w:rFonts w:cs="Arial"/>
          <w:lang w:val="en-US"/>
        </w:rPr>
        <w:t>4041</w:t>
      </w:r>
      <w:r w:rsidRPr="005220FE">
        <w:rPr>
          <w:rFonts w:cs="Arial"/>
          <w:lang w:val="en-US"/>
        </w:rPr>
        <w:t>0</w:t>
      </w:r>
    </w:p>
    <w:p w:rsidRPr="005220FE" w:rsidR="005220FE" w:rsidP="005220FE" w:rsidRDefault="005220FE" w14:paraId="64A4F11A" w14:textId="22A8F427">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PV Blocks Layout. Ref 227-007-</w:t>
      </w:r>
      <w:r w:rsidR="00A42E3D">
        <w:rPr>
          <w:rFonts w:cs="Arial"/>
          <w:lang w:val="en-US"/>
        </w:rPr>
        <w:t>D</w:t>
      </w:r>
      <w:r w:rsidRPr="005220FE">
        <w:rPr>
          <w:rFonts w:cs="Arial"/>
          <w:lang w:val="en-US"/>
        </w:rPr>
        <w:t>-</w:t>
      </w:r>
      <w:r w:rsidR="00A42E3D">
        <w:rPr>
          <w:rFonts w:cs="Arial"/>
          <w:lang w:val="en-US"/>
        </w:rPr>
        <w:t>E</w:t>
      </w:r>
      <w:r w:rsidRPr="005220FE">
        <w:rPr>
          <w:rFonts w:cs="Arial"/>
          <w:lang w:val="en-US"/>
        </w:rPr>
        <w:t>-</w:t>
      </w:r>
      <w:r w:rsidR="00A42E3D">
        <w:rPr>
          <w:rFonts w:cs="Arial"/>
          <w:lang w:val="en-US"/>
        </w:rPr>
        <w:t>40310</w:t>
      </w:r>
    </w:p>
    <w:p w:rsidRPr="005220FE" w:rsidR="005220FE" w:rsidP="005220FE" w:rsidRDefault="005220FE" w14:paraId="57484B31" w14:textId="758619F0">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String Connection Details. Ref 227-007-</w:t>
      </w:r>
      <w:r w:rsidR="00A42E3D">
        <w:rPr>
          <w:rFonts w:cs="Arial"/>
          <w:lang w:val="en-US"/>
        </w:rPr>
        <w:t>D</w:t>
      </w:r>
      <w:r w:rsidRPr="005220FE">
        <w:rPr>
          <w:rFonts w:cs="Arial"/>
          <w:lang w:val="en-US"/>
        </w:rPr>
        <w:t>-</w:t>
      </w:r>
      <w:r w:rsidR="00A42E3D">
        <w:rPr>
          <w:rFonts w:cs="Arial"/>
          <w:lang w:val="en-US"/>
        </w:rPr>
        <w:t>E</w:t>
      </w:r>
      <w:r w:rsidRPr="005220FE">
        <w:rPr>
          <w:rFonts w:cs="Arial"/>
          <w:lang w:val="en-US"/>
        </w:rPr>
        <w:t>-</w:t>
      </w:r>
      <w:r w:rsidR="00A42E3D">
        <w:rPr>
          <w:rFonts w:cs="Arial"/>
          <w:lang w:val="en-US"/>
        </w:rPr>
        <w:t>40328</w:t>
      </w:r>
    </w:p>
    <w:p w:rsidRPr="005220FE" w:rsidR="005220FE" w:rsidP="005220FE" w:rsidRDefault="005220FE" w14:paraId="30725BE4" w14:textId="6B6419BC">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Overall Electrical Single Line Diagram. Ref 227-007-</w:t>
      </w:r>
      <w:r w:rsidR="00A42E3D">
        <w:rPr>
          <w:rFonts w:cs="Arial"/>
          <w:lang w:val="en-US"/>
        </w:rPr>
        <w:t>D</w:t>
      </w:r>
      <w:r w:rsidRPr="005220FE">
        <w:rPr>
          <w:rFonts w:cs="Arial"/>
          <w:lang w:val="en-US"/>
        </w:rPr>
        <w:t>-</w:t>
      </w:r>
      <w:r w:rsidR="00A42E3D">
        <w:rPr>
          <w:rFonts w:cs="Arial"/>
          <w:lang w:val="en-US"/>
        </w:rPr>
        <w:t>E</w:t>
      </w:r>
      <w:r w:rsidRPr="005220FE">
        <w:rPr>
          <w:rFonts w:cs="Arial"/>
          <w:lang w:val="en-US"/>
        </w:rPr>
        <w:t>-</w:t>
      </w:r>
      <w:r w:rsidR="00A42E3D">
        <w:rPr>
          <w:rFonts w:cs="Arial"/>
          <w:lang w:val="en-US"/>
        </w:rPr>
        <w:t>11</w:t>
      </w:r>
      <w:r w:rsidRPr="005220FE">
        <w:rPr>
          <w:rFonts w:cs="Arial"/>
          <w:lang w:val="en-US"/>
        </w:rPr>
        <w:t>0</w:t>
      </w:r>
      <w:r w:rsidR="00A42E3D">
        <w:rPr>
          <w:rFonts w:cs="Arial"/>
          <w:lang w:val="en-US"/>
        </w:rPr>
        <w:t>1</w:t>
      </w:r>
      <w:r w:rsidRPr="005220FE">
        <w:rPr>
          <w:rFonts w:cs="Arial"/>
          <w:lang w:val="en-US"/>
        </w:rPr>
        <w:t>0</w:t>
      </w:r>
    </w:p>
    <w:p w:rsidRPr="00E307E9" w:rsidR="005220FE" w:rsidP="005220FE" w:rsidRDefault="005220FE" w14:paraId="6D5B5B02" w14:textId="44AB36A5">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DC Single Line Diagram. </w:t>
      </w:r>
      <w:r w:rsidRPr="00E307E9">
        <w:rPr>
          <w:rFonts w:cs="Arial"/>
          <w:lang w:val="en-US"/>
        </w:rPr>
        <w:t>Ref 227-007-</w:t>
      </w:r>
      <w:r w:rsidR="00A42E3D">
        <w:rPr>
          <w:rFonts w:cs="Arial"/>
          <w:lang w:val="en-US"/>
        </w:rPr>
        <w:t>D</w:t>
      </w:r>
      <w:r w:rsidRPr="00E307E9">
        <w:rPr>
          <w:rFonts w:cs="Arial"/>
          <w:lang w:val="en-US"/>
        </w:rPr>
        <w:t>-</w:t>
      </w:r>
      <w:r w:rsidR="00A42E3D">
        <w:rPr>
          <w:rFonts w:cs="Arial"/>
          <w:lang w:val="en-US"/>
        </w:rPr>
        <w:t>E</w:t>
      </w:r>
      <w:r w:rsidRPr="00E307E9">
        <w:rPr>
          <w:rFonts w:cs="Arial"/>
          <w:lang w:val="en-US"/>
        </w:rPr>
        <w:t>-0</w:t>
      </w:r>
      <w:r w:rsidR="00A42E3D">
        <w:rPr>
          <w:rFonts w:cs="Arial"/>
          <w:lang w:val="en-US"/>
        </w:rPr>
        <w:t>11</w:t>
      </w:r>
      <w:r w:rsidRPr="00E307E9">
        <w:rPr>
          <w:rFonts w:cs="Arial"/>
          <w:lang w:val="en-US"/>
        </w:rPr>
        <w:t>01</w:t>
      </w:r>
      <w:r w:rsidR="00A42E3D">
        <w:rPr>
          <w:rFonts w:cs="Arial"/>
          <w:lang w:val="en-US"/>
        </w:rPr>
        <w:t>3</w:t>
      </w:r>
    </w:p>
    <w:p w:rsidRPr="008068F4" w:rsidR="005220FE" w:rsidP="00E307E9" w:rsidRDefault="005220FE" w14:paraId="549B4998" w14:textId="5EB4CF11">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E307E9" w:rsidR="00E307E9">
        <w:rPr>
          <w:rFonts w:cs="Arial"/>
          <w:lang w:val="en-US"/>
        </w:rPr>
        <w:t>DC Cables Ampacity Calculation</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A42E3D">
        <w:rPr>
          <w:rFonts w:cs="Arial"/>
        </w:rPr>
        <w:t>F</w:t>
      </w:r>
      <w:r w:rsidRPr="008068F4">
        <w:rPr>
          <w:rFonts w:cs="Arial"/>
        </w:rPr>
        <w:t>-</w:t>
      </w:r>
      <w:r w:rsidR="00A42E3D">
        <w:rPr>
          <w:rFonts w:cs="Arial"/>
        </w:rPr>
        <w:t>E</w:t>
      </w:r>
      <w:r w:rsidRPr="008068F4">
        <w:rPr>
          <w:rFonts w:cs="Arial"/>
        </w:rPr>
        <w:t>-001</w:t>
      </w:r>
      <w:r w:rsidR="00A42E3D">
        <w:rPr>
          <w:rFonts w:cs="Arial"/>
        </w:rPr>
        <w:t>00</w:t>
      </w:r>
    </w:p>
    <w:p w:rsidRPr="008068F4" w:rsidR="005220FE" w:rsidP="00E307E9" w:rsidRDefault="005220FE" w14:paraId="15ECB38E" w14:textId="2C08E505">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E307E9" w:rsidR="00E307E9">
        <w:rPr>
          <w:rFonts w:cs="Arial"/>
          <w:lang w:val="en-US"/>
        </w:rPr>
        <w:t>LV AC Cables Ampacity Calculation</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A42E3D">
        <w:rPr>
          <w:rFonts w:cs="Arial"/>
        </w:rPr>
        <w:t>F</w:t>
      </w:r>
      <w:r w:rsidRPr="008068F4">
        <w:rPr>
          <w:rFonts w:cs="Arial"/>
        </w:rPr>
        <w:t>-</w:t>
      </w:r>
      <w:r w:rsidR="00A42E3D">
        <w:rPr>
          <w:rFonts w:cs="Arial"/>
        </w:rPr>
        <w:t>E</w:t>
      </w:r>
      <w:r w:rsidRPr="008068F4">
        <w:rPr>
          <w:rFonts w:cs="Arial"/>
        </w:rPr>
        <w:t>-001</w:t>
      </w:r>
      <w:r w:rsidR="00A42E3D">
        <w:rPr>
          <w:rFonts w:cs="Arial"/>
        </w:rPr>
        <w:t>02</w:t>
      </w:r>
    </w:p>
    <w:p w:rsidRPr="008068F4" w:rsidR="005220FE" w:rsidP="00E307E9" w:rsidRDefault="005220FE" w14:paraId="6E9BB06D" w14:textId="1FADF780">
      <w:pPr>
        <w:pStyle w:val="Prrafo"/>
        <w:numPr>
          <w:ilvl w:val="0"/>
          <w:numId w:val="38"/>
        </w:numPr>
        <w:spacing w:before="240" w:after="240"/>
        <w:rPr>
          <w:rFonts w:cs="Arial"/>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E307E9" w:rsidR="00E307E9">
        <w:rPr>
          <w:rFonts w:cs="Arial"/>
          <w:lang w:val="en-US"/>
        </w:rPr>
        <w:t>MV Cables Ampacity Calculation</w:t>
      </w:r>
      <w:r w:rsidRPr="005220FE">
        <w:rPr>
          <w:rFonts w:cs="Arial"/>
          <w:lang w:val="en-US"/>
        </w:rPr>
        <w:t xml:space="preserve">. </w:t>
      </w:r>
      <w:proofErr w:type="spellStart"/>
      <w:r>
        <w:rPr>
          <w:rFonts w:cs="Arial"/>
        </w:rPr>
        <w:t>R</w:t>
      </w:r>
      <w:r w:rsidRPr="008068F4">
        <w:rPr>
          <w:rFonts w:cs="Arial"/>
        </w:rPr>
        <w:t>ef</w:t>
      </w:r>
      <w:proofErr w:type="spellEnd"/>
      <w:r w:rsidRPr="008068F4">
        <w:rPr>
          <w:rFonts w:cs="Arial"/>
        </w:rPr>
        <w:t xml:space="preserve"> 227-007</w:t>
      </w:r>
      <w:r>
        <w:rPr>
          <w:rFonts w:cs="Arial"/>
        </w:rPr>
        <w:t>-</w:t>
      </w:r>
      <w:r w:rsidR="00A42E3D">
        <w:rPr>
          <w:rFonts w:cs="Arial"/>
        </w:rPr>
        <w:t>F</w:t>
      </w:r>
      <w:r w:rsidRPr="008068F4">
        <w:rPr>
          <w:rFonts w:cs="Arial"/>
        </w:rPr>
        <w:t>-</w:t>
      </w:r>
      <w:r w:rsidR="00A42E3D">
        <w:rPr>
          <w:rFonts w:cs="Arial"/>
        </w:rPr>
        <w:t>E</w:t>
      </w:r>
      <w:r w:rsidRPr="008068F4">
        <w:rPr>
          <w:rFonts w:cs="Arial"/>
        </w:rPr>
        <w:t>-001</w:t>
      </w:r>
      <w:r w:rsidR="00A42E3D">
        <w:rPr>
          <w:rFonts w:cs="Arial"/>
        </w:rPr>
        <w:t>03</w:t>
      </w:r>
    </w:p>
    <w:p w:rsidRPr="00E307E9" w:rsidR="005220FE" w:rsidP="00E307E9" w:rsidRDefault="005220FE" w14:paraId="779596E8" w14:textId="260D4EB2">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E307E9" w:rsidR="00E307E9">
        <w:rPr>
          <w:rFonts w:cs="Arial"/>
          <w:lang w:val="en-US"/>
        </w:rPr>
        <w:t>Auxiliary Loads Calculation</w:t>
      </w:r>
      <w:r w:rsidRPr="005220FE">
        <w:rPr>
          <w:rFonts w:cs="Arial"/>
          <w:lang w:val="en-US"/>
        </w:rPr>
        <w:t xml:space="preserve">. </w:t>
      </w:r>
      <w:r w:rsidRPr="00E307E9">
        <w:rPr>
          <w:rFonts w:cs="Arial"/>
          <w:lang w:val="en-US"/>
        </w:rPr>
        <w:t>Ref 227-007-</w:t>
      </w:r>
      <w:r w:rsidR="00A42E3D">
        <w:rPr>
          <w:rFonts w:cs="Arial"/>
          <w:lang w:val="en-US"/>
        </w:rPr>
        <w:t>F</w:t>
      </w:r>
      <w:r w:rsidRPr="00E307E9">
        <w:rPr>
          <w:rFonts w:cs="Arial"/>
          <w:lang w:val="en-US"/>
        </w:rPr>
        <w:t>-</w:t>
      </w:r>
      <w:r w:rsidR="00A42E3D">
        <w:rPr>
          <w:rFonts w:cs="Arial"/>
          <w:lang w:val="en-US"/>
        </w:rPr>
        <w:t>E</w:t>
      </w:r>
      <w:r w:rsidRPr="00E307E9">
        <w:rPr>
          <w:rFonts w:cs="Arial"/>
          <w:lang w:val="en-US"/>
        </w:rPr>
        <w:t>-001</w:t>
      </w:r>
      <w:r w:rsidR="00A42E3D">
        <w:rPr>
          <w:rFonts w:cs="Arial"/>
          <w:lang w:val="en-US"/>
        </w:rPr>
        <w:t>10</w:t>
      </w:r>
    </w:p>
    <w:p w:rsidRPr="00E307E9" w:rsidR="005220FE" w:rsidP="00E307E9" w:rsidRDefault="005220FE" w14:paraId="07C0FE9D" w14:textId="764934B9">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E307E9" w:rsidR="00E307E9">
        <w:rPr>
          <w:rFonts w:cs="Arial"/>
          <w:lang w:val="en-US"/>
        </w:rPr>
        <w:t>PR Calculation Report</w:t>
      </w:r>
      <w:r w:rsidRPr="005220FE">
        <w:rPr>
          <w:rFonts w:cs="Arial"/>
          <w:lang w:val="en-US"/>
        </w:rPr>
        <w:t xml:space="preserve">. </w:t>
      </w:r>
      <w:r w:rsidRPr="00E307E9">
        <w:rPr>
          <w:rFonts w:cs="Arial"/>
          <w:lang w:val="en-US"/>
        </w:rPr>
        <w:t>Ref 227-007-</w:t>
      </w:r>
      <w:r w:rsidR="00A42E3D">
        <w:rPr>
          <w:rFonts w:cs="Arial"/>
          <w:lang w:val="en-US"/>
        </w:rPr>
        <w:t>F</w:t>
      </w:r>
      <w:r w:rsidRPr="00E307E9">
        <w:rPr>
          <w:rFonts w:cs="Arial"/>
          <w:lang w:val="en-US"/>
        </w:rPr>
        <w:t>-</w:t>
      </w:r>
      <w:r w:rsidR="00A42E3D">
        <w:rPr>
          <w:rFonts w:cs="Arial"/>
          <w:lang w:val="en-US"/>
        </w:rPr>
        <w:t>E</w:t>
      </w:r>
      <w:r w:rsidRPr="00E307E9">
        <w:rPr>
          <w:rFonts w:cs="Arial"/>
          <w:lang w:val="en-US"/>
        </w:rPr>
        <w:t>-001</w:t>
      </w:r>
      <w:r w:rsidR="00A42E3D">
        <w:rPr>
          <w:rFonts w:cs="Arial"/>
          <w:lang w:val="en-US"/>
        </w:rPr>
        <w:t>04</w:t>
      </w:r>
    </w:p>
    <w:p w:rsidRPr="00BF771C" w:rsidR="005220FE" w:rsidP="00BF771C" w:rsidRDefault="005220FE" w14:paraId="47D6E51C" w14:textId="66B4B771">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BF771C" w:rsidR="00BF771C">
        <w:rPr>
          <w:rFonts w:cs="Arial"/>
          <w:lang w:val="en-US"/>
        </w:rPr>
        <w:t>Control System Architectural Diagram</w:t>
      </w:r>
      <w:r w:rsidRPr="005220FE">
        <w:rPr>
          <w:rFonts w:cs="Arial"/>
          <w:lang w:val="en-US"/>
        </w:rPr>
        <w:t xml:space="preserve">. </w:t>
      </w:r>
      <w:r w:rsidRPr="00BF771C">
        <w:rPr>
          <w:rFonts w:cs="Arial"/>
          <w:lang w:val="en-US"/>
        </w:rPr>
        <w:t>Ref 227-007-</w:t>
      </w:r>
      <w:r w:rsidR="00A42E3D">
        <w:rPr>
          <w:rFonts w:cs="Arial"/>
          <w:lang w:val="en-US"/>
        </w:rPr>
        <w:t>D</w:t>
      </w:r>
      <w:r w:rsidRPr="00BF771C">
        <w:rPr>
          <w:rFonts w:cs="Arial"/>
          <w:lang w:val="en-US"/>
        </w:rPr>
        <w:t>-</w:t>
      </w:r>
      <w:r w:rsidR="00A42E3D">
        <w:rPr>
          <w:rFonts w:cs="Arial"/>
          <w:lang w:val="en-US"/>
        </w:rPr>
        <w:t>I</w:t>
      </w:r>
      <w:r w:rsidRPr="00BF771C">
        <w:rPr>
          <w:rFonts w:cs="Arial"/>
          <w:lang w:val="en-US"/>
        </w:rPr>
        <w:t>-00</w:t>
      </w:r>
      <w:r w:rsidR="00A42E3D">
        <w:rPr>
          <w:rFonts w:cs="Arial"/>
          <w:lang w:val="en-US"/>
        </w:rPr>
        <w:t>300</w:t>
      </w:r>
    </w:p>
    <w:p w:rsidRPr="00BF771C" w:rsidR="005220FE" w:rsidP="00BF771C" w:rsidRDefault="005220FE" w14:paraId="620D1760" w14:textId="60B1FD04">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BF771C" w:rsidR="00BF771C">
        <w:rPr>
          <w:rFonts w:cs="Arial"/>
          <w:lang w:val="en-US"/>
        </w:rPr>
        <w:t>Security System Layout</w:t>
      </w:r>
      <w:r w:rsidRPr="005220FE">
        <w:rPr>
          <w:rFonts w:cs="Arial"/>
          <w:lang w:val="en-US"/>
        </w:rPr>
        <w:t xml:space="preserve">. </w:t>
      </w:r>
      <w:r w:rsidRPr="00BF771C">
        <w:rPr>
          <w:rFonts w:cs="Arial"/>
          <w:lang w:val="en-US"/>
        </w:rPr>
        <w:t>Ref 227-007-</w:t>
      </w:r>
      <w:r w:rsidR="00A42E3D">
        <w:rPr>
          <w:rFonts w:cs="Arial"/>
          <w:lang w:val="en-US"/>
        </w:rPr>
        <w:t>D</w:t>
      </w:r>
      <w:r w:rsidRPr="00BF771C">
        <w:rPr>
          <w:rFonts w:cs="Arial"/>
          <w:lang w:val="en-US"/>
        </w:rPr>
        <w:t>-</w:t>
      </w:r>
      <w:r w:rsidR="00A42E3D">
        <w:rPr>
          <w:rFonts w:cs="Arial"/>
          <w:lang w:val="en-US"/>
        </w:rPr>
        <w:t>I</w:t>
      </w:r>
      <w:r w:rsidRPr="00BF771C">
        <w:rPr>
          <w:rFonts w:cs="Arial"/>
          <w:lang w:val="en-US"/>
        </w:rPr>
        <w:t>-</w:t>
      </w:r>
      <w:r w:rsidR="00A42E3D">
        <w:rPr>
          <w:rFonts w:cs="Arial"/>
          <w:lang w:val="en-US"/>
        </w:rPr>
        <w:t>403</w:t>
      </w:r>
      <w:r w:rsidRPr="00BF771C">
        <w:rPr>
          <w:rFonts w:cs="Arial"/>
          <w:lang w:val="en-US"/>
        </w:rPr>
        <w:t>01</w:t>
      </w:r>
    </w:p>
    <w:p w:rsidRPr="00BF771C" w:rsidR="005220FE" w:rsidP="00BF771C" w:rsidRDefault="005220FE" w14:paraId="4FF1CC4D" w14:textId="13157599">
      <w:pPr>
        <w:pStyle w:val="Prrafo"/>
        <w:numPr>
          <w:ilvl w:val="0"/>
          <w:numId w:val="38"/>
        </w:numPr>
        <w:spacing w:before="240" w:after="240"/>
        <w:rPr>
          <w:rFonts w:cs="Arial"/>
          <w:lang w:val="en-US"/>
        </w:rPr>
      </w:pPr>
      <w:r w:rsidRPr="005220FE">
        <w:rPr>
          <w:rFonts w:cs="Arial"/>
          <w:lang w:val="en-US"/>
        </w:rPr>
        <w:t xml:space="preserve">        </w:t>
      </w:r>
      <w:proofErr w:type="spellStart"/>
      <w:r w:rsidRPr="005220FE">
        <w:rPr>
          <w:rFonts w:cs="Arial"/>
          <w:lang w:val="en-US"/>
        </w:rPr>
        <w:t>Haunton</w:t>
      </w:r>
      <w:proofErr w:type="spellEnd"/>
      <w:r w:rsidRPr="005220FE">
        <w:rPr>
          <w:rFonts w:cs="Arial"/>
          <w:lang w:val="en-US"/>
        </w:rPr>
        <w:t xml:space="preserve"> </w:t>
      </w:r>
      <w:r w:rsidRPr="00BF771C" w:rsidR="00BF771C">
        <w:rPr>
          <w:rFonts w:cs="Arial"/>
          <w:lang w:val="en-US"/>
        </w:rPr>
        <w:t>Fiber Optic Splice Plan</w:t>
      </w:r>
      <w:r w:rsidRPr="005220FE">
        <w:rPr>
          <w:rFonts w:cs="Arial"/>
          <w:lang w:val="en-US"/>
        </w:rPr>
        <w:t xml:space="preserve">. </w:t>
      </w:r>
      <w:r w:rsidRPr="00BF771C">
        <w:rPr>
          <w:rFonts w:cs="Arial"/>
          <w:lang w:val="en-US"/>
        </w:rPr>
        <w:t>Ref 227-007-</w:t>
      </w:r>
      <w:r w:rsidR="00A42E3D">
        <w:rPr>
          <w:rFonts w:cs="Arial"/>
          <w:lang w:val="en-US"/>
        </w:rPr>
        <w:t>D</w:t>
      </w:r>
      <w:r w:rsidRPr="00BF771C">
        <w:rPr>
          <w:rFonts w:cs="Arial"/>
          <w:lang w:val="en-US"/>
        </w:rPr>
        <w:t>-</w:t>
      </w:r>
      <w:r w:rsidR="00A42E3D">
        <w:rPr>
          <w:rFonts w:cs="Arial"/>
          <w:lang w:val="en-US"/>
        </w:rPr>
        <w:t>I</w:t>
      </w:r>
      <w:r w:rsidRPr="00BF771C">
        <w:rPr>
          <w:rFonts w:cs="Arial"/>
          <w:lang w:val="en-US"/>
        </w:rPr>
        <w:t>-</w:t>
      </w:r>
      <w:r w:rsidR="00A42E3D">
        <w:rPr>
          <w:rFonts w:cs="Arial"/>
          <w:lang w:val="en-US"/>
        </w:rPr>
        <w:t>00303</w:t>
      </w:r>
    </w:p>
    <w:p w:rsidR="00BF771C" w:rsidP="008068F4" w:rsidRDefault="008068F4" w14:paraId="208F4E03" w14:textId="0762C821">
      <w:pPr>
        <w:pStyle w:val="Prrafo"/>
        <w:numPr>
          <w:ilvl w:val="0"/>
          <w:numId w:val="38"/>
        </w:numPr>
        <w:spacing w:before="240" w:after="240"/>
        <w:rPr>
          <w:rFonts w:cs="Arial"/>
          <w:lang w:val="en-US"/>
        </w:rPr>
      </w:pPr>
      <w:r w:rsidRPr="00BF771C">
        <w:rPr>
          <w:rFonts w:cs="Arial"/>
          <w:lang w:val="en-US"/>
        </w:rPr>
        <w:t xml:space="preserve">        </w:t>
      </w:r>
      <w:r w:rsidR="00C8056E">
        <w:rPr>
          <w:rFonts w:cs="Arial"/>
          <w:lang w:val="en-US"/>
        </w:rPr>
        <w:t xml:space="preserve">Module </w:t>
      </w:r>
      <w:r w:rsidR="00BF771C">
        <w:rPr>
          <w:rFonts w:cs="Arial"/>
          <w:lang w:val="en-US"/>
        </w:rPr>
        <w:t xml:space="preserve">Datasheet: </w:t>
      </w:r>
      <w:r w:rsidR="00C8056E">
        <w:rPr>
          <w:rFonts w:cs="Arial"/>
          <w:lang w:val="en-US"/>
        </w:rPr>
        <w:t>Tiger Neo N-type 72HL4-BDV 560-580 Watt</w:t>
      </w:r>
    </w:p>
    <w:p w:rsidRPr="002C1325" w:rsidR="008068F4" w:rsidP="008068F4" w:rsidRDefault="00BF771C" w14:paraId="11572878" w14:textId="70D97614">
      <w:pPr>
        <w:pStyle w:val="Prrafo"/>
        <w:numPr>
          <w:ilvl w:val="0"/>
          <w:numId w:val="38"/>
        </w:numPr>
        <w:spacing w:before="240" w:after="240"/>
        <w:rPr>
          <w:rFonts w:cs="Arial"/>
          <w:lang w:val="en-US"/>
        </w:rPr>
      </w:pPr>
      <w:r>
        <w:rPr>
          <w:rFonts w:cs="Arial"/>
          <w:lang w:val="en-US"/>
        </w:rPr>
        <w:t xml:space="preserve">        </w:t>
      </w:r>
      <w:r w:rsidR="00C8056E">
        <w:rPr>
          <w:rFonts w:cs="Arial"/>
          <w:lang w:val="en-US"/>
        </w:rPr>
        <w:t xml:space="preserve">Inverter </w:t>
      </w:r>
      <w:r>
        <w:rPr>
          <w:rFonts w:cs="Arial"/>
          <w:lang w:val="en-US"/>
        </w:rPr>
        <w:t xml:space="preserve">Datasheet: </w:t>
      </w:r>
      <w:proofErr w:type="spellStart"/>
      <w:r w:rsidR="00C8056E">
        <w:rPr>
          <w:rFonts w:cs="Arial"/>
          <w:lang w:val="en-US"/>
        </w:rPr>
        <w:t>Sungrow</w:t>
      </w:r>
      <w:proofErr w:type="spellEnd"/>
      <w:r w:rsidR="00C8056E">
        <w:rPr>
          <w:rFonts w:cs="Arial"/>
          <w:lang w:val="en-US"/>
        </w:rPr>
        <w:t xml:space="preserve"> SG350HX</w:t>
      </w:r>
      <w:bookmarkStart w:name="_GoBack" w:id="67"/>
      <w:bookmarkEnd w:id="67"/>
    </w:p>
    <w:p w:rsidR="008068F4" w:rsidP="008068F4" w:rsidRDefault="008068F4" w14:paraId="57B836EB" w14:textId="6EB98727">
      <w:pPr>
        <w:pStyle w:val="Prrafo"/>
        <w:numPr>
          <w:ilvl w:val="0"/>
          <w:numId w:val="38"/>
        </w:numPr>
        <w:spacing w:before="240" w:after="240"/>
        <w:rPr>
          <w:rFonts w:cs="Arial"/>
          <w:lang w:val="en-US"/>
        </w:rPr>
      </w:pPr>
      <w:r>
        <w:rPr>
          <w:rFonts w:cs="Arial"/>
          <w:lang w:val="en-US"/>
        </w:rPr>
        <w:t xml:space="preserve">        </w:t>
      </w:r>
      <w:r w:rsidR="00C8056E">
        <w:rPr>
          <w:rFonts w:cs="Arial"/>
          <w:lang w:val="en-US"/>
        </w:rPr>
        <w:t xml:space="preserve">Power Station </w:t>
      </w:r>
      <w:r>
        <w:rPr>
          <w:rFonts w:cs="Arial"/>
          <w:lang w:val="en-US"/>
        </w:rPr>
        <w:t xml:space="preserve">Datasheet: </w:t>
      </w:r>
      <w:r w:rsidR="00C8056E">
        <w:rPr>
          <w:rFonts w:cs="Arial"/>
          <w:lang w:val="en-US"/>
        </w:rPr>
        <w:t xml:space="preserve">MVS8960-LV </w:t>
      </w:r>
    </w:p>
    <w:p w:rsidRPr="00C8056E" w:rsidR="008068F4" w:rsidP="006D6AD1" w:rsidRDefault="008068F4" w14:paraId="2D09BE8C" w14:textId="6790B7FA">
      <w:pPr>
        <w:pStyle w:val="Prrafo"/>
        <w:numPr>
          <w:ilvl w:val="0"/>
          <w:numId w:val="38"/>
        </w:numPr>
        <w:spacing w:before="240" w:after="240"/>
        <w:rPr>
          <w:rFonts w:cs="Arial"/>
          <w:lang w:val="en-US"/>
        </w:rPr>
      </w:pPr>
      <w:r w:rsidRPr="00C8056E">
        <w:rPr>
          <w:rFonts w:cs="Arial"/>
          <w:lang w:val="en-US"/>
        </w:rPr>
        <w:t xml:space="preserve">        </w:t>
      </w:r>
      <w:r w:rsidR="00C8056E">
        <w:rPr>
          <w:rFonts w:cs="Arial"/>
          <w:lang w:val="en-US"/>
        </w:rPr>
        <w:t xml:space="preserve">Power Station </w:t>
      </w:r>
      <w:r w:rsidRPr="00C8056E">
        <w:rPr>
          <w:rFonts w:cs="Arial"/>
          <w:lang w:val="en-US"/>
        </w:rPr>
        <w:t>Technical Description</w:t>
      </w:r>
      <w:r w:rsidR="00C8056E">
        <w:rPr>
          <w:rFonts w:cs="Arial"/>
          <w:lang w:val="en-US"/>
        </w:rPr>
        <w:t>: MVS8960-LV</w:t>
      </w:r>
    </w:p>
    <w:sectPr w:rsidRPr="00C8056E" w:rsidR="008068F4" w:rsidSect="00B63B06">
      <w:headerReference w:type="default" r:id="rId19"/>
      <w:pgSz w:w="11906" w:h="16838" w:orient="portrait" w:code="9"/>
      <w:pgMar w:top="567" w:right="851" w:bottom="567" w:left="1418" w:header="567" w:footer="567"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712C" w:rsidP="00186AF7" w:rsidRDefault="002D712C" w14:paraId="78614DDB" w14:textId="77777777">
      <w:r>
        <w:separator/>
      </w:r>
    </w:p>
  </w:endnote>
  <w:endnote w:type="continuationSeparator" w:id="0">
    <w:p w:rsidR="002D712C" w:rsidP="00186AF7" w:rsidRDefault="002D712C" w14:paraId="1175D63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MalgunGoth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IDFont+F2">
    <w:panose1 w:val="00000000000000000000"/>
    <w:charset w:val="00"/>
    <w:family w:val="auto"/>
    <w:notTrueType/>
    <w:pitch w:val="default"/>
    <w:sig w:usb0="00000003" w:usb1="00000000" w:usb2="00000000" w:usb3="00000000" w:csb0="00000001" w:csb1="00000000"/>
  </w:font>
  <w:font w:name="CIDFont+F1">
    <w:altName w:val="Arial Unicode MS"/>
    <w:panose1 w:val="00000000000000000000"/>
    <w:charset w:val="00"/>
    <w:family w:val="auto"/>
    <w:notTrueType/>
    <w:pitch w:val="default"/>
    <w:sig w:usb0="00000000" w:usb1="09060000"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701"/>
      <w:gridCol w:w="5812"/>
      <w:gridCol w:w="2124"/>
    </w:tblGrid>
    <w:tr w:rsidRPr="008068F4" w:rsidR="002D712C" w:rsidTr="0052310F" w14:paraId="150A7E2F" w14:textId="77777777">
      <w:trPr>
        <w:trHeight w:val="454" w:hRule="exact"/>
      </w:trPr>
      <w:tc>
        <w:tcPr>
          <w:tcW w:w="9637" w:type="dxa"/>
          <w:gridSpan w:val="3"/>
          <w:tcBorders>
            <w:bottom w:val="thinThickSmallGap" w:color="auto" w:sz="12" w:space="0"/>
          </w:tcBorders>
        </w:tcPr>
        <w:p w:rsidRPr="00BA55EA" w:rsidR="002D712C" w:rsidP="00BA55EA" w:rsidRDefault="002D712C" w14:paraId="70FBA54A" w14:textId="77777777">
          <w:pPr>
            <w:pStyle w:val="Piedepgina"/>
            <w:rPr>
              <w:spacing w:val="-4"/>
              <w:lang w:val="en-US"/>
            </w:rPr>
          </w:pPr>
          <w:r w:rsidRPr="00BA55EA">
            <w:rPr>
              <w:spacing w:val="-4"/>
              <w:lang w:val="en-US"/>
            </w:rPr>
            <w:t xml:space="preserve">This document contains information property of </w:t>
          </w:r>
          <w:proofErr w:type="spellStart"/>
          <w:r w:rsidRPr="00BA55EA">
            <w:rPr>
              <w:spacing w:val="-4"/>
              <w:lang w:val="en-US"/>
            </w:rPr>
            <w:t>Empresarios</w:t>
          </w:r>
          <w:proofErr w:type="spellEnd"/>
          <w:r w:rsidRPr="00BA55EA">
            <w:rPr>
              <w:spacing w:val="-4"/>
              <w:lang w:val="en-US"/>
            </w:rPr>
            <w:t xml:space="preserve"> </w:t>
          </w:r>
          <w:proofErr w:type="spellStart"/>
          <w:r w:rsidRPr="00BA55EA">
            <w:rPr>
              <w:spacing w:val="-4"/>
              <w:lang w:val="en-US"/>
            </w:rPr>
            <w:t>Agrupados</w:t>
          </w:r>
          <w:proofErr w:type="spellEnd"/>
          <w:r w:rsidRPr="00BA55EA">
            <w:rPr>
              <w:spacing w:val="-4"/>
              <w:lang w:val="en-US"/>
            </w:rPr>
            <w:t xml:space="preserve"> </w:t>
          </w:r>
          <w:proofErr w:type="spellStart"/>
          <w:r w:rsidRPr="00BA55EA">
            <w:rPr>
              <w:spacing w:val="-4"/>
              <w:lang w:val="en-US"/>
            </w:rPr>
            <w:t>Internacional</w:t>
          </w:r>
          <w:proofErr w:type="spellEnd"/>
          <w:r w:rsidRPr="00BA55EA">
            <w:rPr>
              <w:spacing w:val="-4"/>
              <w:lang w:val="en-US"/>
            </w:rPr>
            <w:t>, S.A. and must be used exclusively for the Project and purpose for which it has been supplied.</w:t>
          </w:r>
        </w:p>
        <w:p w:rsidRPr="00BA55EA" w:rsidR="002D712C" w:rsidP="00BA55EA" w:rsidRDefault="002D712C" w14:paraId="361D170F" w14:textId="0100F668">
          <w:pPr>
            <w:pStyle w:val="Piedepgina"/>
            <w:rPr>
              <w:spacing w:val="-4"/>
              <w:lang w:val="en-US"/>
            </w:rPr>
          </w:pPr>
          <w:r w:rsidRPr="00BA55EA">
            <w:rPr>
              <w:spacing w:val="-4"/>
              <w:lang w:val="en-US"/>
            </w:rPr>
            <w:t xml:space="preserve">Its dissemination to third parties for any other use is not permitted without the written </w:t>
          </w:r>
          <w:proofErr w:type="spellStart"/>
          <w:r w:rsidRPr="00BA55EA">
            <w:rPr>
              <w:spacing w:val="-4"/>
              <w:lang w:val="en-US"/>
            </w:rPr>
            <w:t>authorisation</w:t>
          </w:r>
          <w:proofErr w:type="spellEnd"/>
          <w:r w:rsidRPr="00BA55EA">
            <w:rPr>
              <w:spacing w:val="-4"/>
              <w:lang w:val="en-US"/>
            </w:rPr>
            <w:t xml:space="preserve"> of </w:t>
          </w:r>
          <w:proofErr w:type="spellStart"/>
          <w:r w:rsidRPr="00BA55EA">
            <w:rPr>
              <w:spacing w:val="-4"/>
              <w:lang w:val="en-US"/>
            </w:rPr>
            <w:t>Empresarios</w:t>
          </w:r>
          <w:proofErr w:type="spellEnd"/>
          <w:r w:rsidRPr="00BA55EA">
            <w:rPr>
              <w:spacing w:val="-4"/>
              <w:lang w:val="en-US"/>
            </w:rPr>
            <w:t xml:space="preserve"> </w:t>
          </w:r>
          <w:proofErr w:type="spellStart"/>
          <w:r w:rsidRPr="00BA55EA">
            <w:rPr>
              <w:spacing w:val="-4"/>
              <w:lang w:val="en-US"/>
            </w:rPr>
            <w:t>Agrupados</w:t>
          </w:r>
          <w:proofErr w:type="spellEnd"/>
          <w:r w:rsidRPr="00BA55EA">
            <w:rPr>
              <w:spacing w:val="-4"/>
              <w:lang w:val="en-US"/>
            </w:rPr>
            <w:t xml:space="preserve"> </w:t>
          </w:r>
          <w:proofErr w:type="spellStart"/>
          <w:r w:rsidRPr="00BA55EA">
            <w:rPr>
              <w:spacing w:val="-4"/>
              <w:lang w:val="en-US"/>
            </w:rPr>
            <w:t>Internacional</w:t>
          </w:r>
          <w:proofErr w:type="spellEnd"/>
          <w:r w:rsidRPr="00BA55EA">
            <w:rPr>
              <w:spacing w:val="-4"/>
              <w:lang w:val="en-US"/>
            </w:rPr>
            <w:t>, S.A.</w:t>
          </w:r>
        </w:p>
      </w:tc>
    </w:tr>
    <w:tr w:rsidR="002D712C" w:rsidTr="0052310F" w14:paraId="0BD611D3" w14:textId="77777777">
      <w:trPr>
        <w:trHeight w:val="567" w:hRule="exact"/>
      </w:trPr>
      <w:tc>
        <w:tcPr>
          <w:tcW w:w="1701" w:type="dxa"/>
          <w:vAlign w:val="bottom"/>
        </w:tcPr>
        <w:p w:rsidRPr="00BA55EA" w:rsidR="002D712C" w:rsidP="007D07FF" w:rsidRDefault="002D712C" w14:paraId="4E977B7C" w14:textId="77777777">
          <w:pPr>
            <w:pStyle w:val="Piedepgina"/>
            <w:rPr>
              <w:rFonts w:ascii="Times New Roman" w:hAnsi="Times New Roman" w:cs="Times New Roman"/>
              <w:sz w:val="24"/>
              <w:szCs w:val="24"/>
              <w:lang w:val="en-US"/>
            </w:rPr>
          </w:pPr>
        </w:p>
      </w:tc>
      <w:tc>
        <w:tcPr>
          <w:tcW w:w="5812" w:type="dxa"/>
          <w:tcBorders>
            <w:bottom w:val="single" w:color="auto" w:sz="8" w:space="0"/>
          </w:tcBorders>
          <w:vAlign w:val="bottom"/>
        </w:tcPr>
        <w:p w:rsidRPr="00EE2C50" w:rsidR="002D712C" w:rsidP="007D07FF" w:rsidRDefault="002D712C" w14:paraId="2469168C" w14:textId="77777777">
          <w:pPr>
            <w:pStyle w:val="Piedepgina"/>
            <w:rPr>
              <w:rFonts w:ascii="Times New Roman" w:hAnsi="Times New Roman" w:cs="Times New Roman"/>
              <w:sz w:val="24"/>
              <w:szCs w:val="24"/>
            </w:rPr>
          </w:pPr>
          <w:r w:rsidRPr="00EE2C50">
            <w:rPr>
              <w:rFonts w:ascii="Times New Roman" w:hAnsi="Times New Roman" w:cs="Times New Roman"/>
              <w:sz w:val="24"/>
              <w:szCs w:val="24"/>
            </w:rPr>
            <w:t>EMPRESARIOS AGRUPADOS</w:t>
          </w:r>
          <w:r>
            <w:rPr>
              <w:rFonts w:ascii="Times New Roman" w:hAnsi="Times New Roman" w:cs="Times New Roman"/>
              <w:sz w:val="24"/>
              <w:szCs w:val="24"/>
            </w:rPr>
            <w:t xml:space="preserve"> INTERNACIONAL</w:t>
          </w:r>
          <w:r w:rsidRPr="00EE2C50">
            <w:rPr>
              <w:rFonts w:ascii="Times New Roman" w:hAnsi="Times New Roman" w:cs="Times New Roman"/>
              <w:sz w:val="24"/>
              <w:szCs w:val="24"/>
            </w:rPr>
            <w:t xml:space="preserve"> </w:t>
          </w:r>
          <w:r>
            <w:rPr>
              <w:rFonts w:ascii="Times New Roman" w:hAnsi="Times New Roman" w:cs="Times New Roman"/>
              <w:sz w:val="24"/>
              <w:szCs w:val="24"/>
            </w:rPr>
            <w:t>S.</w:t>
          </w:r>
          <w:r w:rsidRPr="00EE2C50">
            <w:rPr>
              <w:rFonts w:ascii="Times New Roman" w:hAnsi="Times New Roman" w:cs="Times New Roman"/>
              <w:sz w:val="24"/>
              <w:szCs w:val="24"/>
            </w:rPr>
            <w:t>A.</w:t>
          </w:r>
        </w:p>
      </w:tc>
      <w:tc>
        <w:tcPr>
          <w:tcW w:w="2124" w:type="dxa"/>
          <w:vAlign w:val="bottom"/>
        </w:tcPr>
        <w:p w:rsidRPr="00EE2C50" w:rsidR="002D712C" w:rsidP="007D07FF" w:rsidRDefault="002D712C" w14:paraId="6E92ABCF" w14:textId="77777777">
          <w:pPr>
            <w:pStyle w:val="Piedepgina"/>
            <w:rPr>
              <w:rFonts w:ascii="Times New Roman" w:hAnsi="Times New Roman" w:cs="Times New Roman"/>
              <w:sz w:val="24"/>
              <w:szCs w:val="24"/>
            </w:rPr>
          </w:pPr>
        </w:p>
      </w:tc>
    </w:tr>
    <w:tr w:rsidR="002D712C" w:rsidTr="0052310F" w14:paraId="72A9247A" w14:textId="77777777">
      <w:tc>
        <w:tcPr>
          <w:tcW w:w="1701" w:type="dxa"/>
          <w:vAlign w:val="bottom"/>
        </w:tcPr>
        <w:p w:rsidRPr="00EE2C50" w:rsidR="002D712C" w:rsidP="007D07FF" w:rsidRDefault="002D712C" w14:paraId="2E76753D" w14:textId="77777777">
          <w:pPr>
            <w:pStyle w:val="Piedepgina"/>
            <w:rPr>
              <w:rFonts w:ascii="Times New Roman" w:hAnsi="Times New Roman" w:cs="Times New Roman"/>
              <w:sz w:val="24"/>
              <w:szCs w:val="24"/>
            </w:rPr>
          </w:pPr>
        </w:p>
      </w:tc>
      <w:tc>
        <w:tcPr>
          <w:tcW w:w="5812" w:type="dxa"/>
          <w:tcBorders>
            <w:top w:val="single" w:color="auto" w:sz="8" w:space="0"/>
          </w:tcBorders>
          <w:vAlign w:val="bottom"/>
        </w:tcPr>
        <w:p w:rsidRPr="00EE2C50" w:rsidR="002D712C" w:rsidP="007D07FF" w:rsidRDefault="002D712C" w14:paraId="117C77BC" w14:textId="77777777">
          <w:pPr>
            <w:pStyle w:val="Piedepgina"/>
            <w:rPr>
              <w:rFonts w:ascii="Times New Roman" w:hAnsi="Times New Roman" w:cs="Times New Roman"/>
              <w:sz w:val="24"/>
              <w:szCs w:val="24"/>
            </w:rPr>
          </w:pPr>
          <w:r w:rsidRPr="0073321D">
            <w:rPr>
              <w:rFonts w:ascii="Times New Roman" w:hAnsi="Times New Roman" w:cs="Times New Roman"/>
              <w:sz w:val="16"/>
              <w:szCs w:val="16"/>
            </w:rPr>
            <w:t>Magallanes, 3    28015 Madrid  -  Españ</w:t>
          </w:r>
          <w:r>
            <w:rPr>
              <w:rFonts w:ascii="Times New Roman" w:hAnsi="Times New Roman" w:cs="Times New Roman"/>
              <w:sz w:val="16"/>
              <w:szCs w:val="16"/>
            </w:rPr>
            <w:t>a</w:t>
          </w:r>
        </w:p>
      </w:tc>
      <w:tc>
        <w:tcPr>
          <w:tcW w:w="2124" w:type="dxa"/>
          <w:vAlign w:val="bottom"/>
        </w:tcPr>
        <w:p w:rsidRPr="00EE2C50" w:rsidR="002D712C" w:rsidP="007D07FF" w:rsidRDefault="002D712C" w14:paraId="6F0A2137" w14:textId="77777777">
          <w:pPr>
            <w:pStyle w:val="Piedepgina"/>
            <w:rPr>
              <w:rFonts w:ascii="Times New Roman" w:hAnsi="Times New Roman" w:cs="Times New Roman"/>
              <w:sz w:val="24"/>
              <w:szCs w:val="24"/>
            </w:rPr>
          </w:pPr>
        </w:p>
      </w:tc>
    </w:tr>
    <w:tr w:rsidR="002D712C" w:rsidTr="0052310F" w14:paraId="5B1F62FB" w14:textId="77777777">
      <w:trPr>
        <w:trHeight w:val="567" w:hRule="exact"/>
      </w:trPr>
      <w:tc>
        <w:tcPr>
          <w:tcW w:w="9637" w:type="dxa"/>
          <w:gridSpan w:val="3"/>
          <w:vAlign w:val="bottom"/>
        </w:tcPr>
        <w:p w:rsidRPr="00EE2C50" w:rsidR="002D712C" w:rsidP="007D07FF" w:rsidRDefault="002D712C" w14:paraId="5DE952EE" w14:textId="5EF2E614">
          <w:pPr>
            <w:pStyle w:val="Piedepgina"/>
            <w:rPr>
              <w:sz w:val="10"/>
              <w:szCs w:val="10"/>
            </w:rPr>
          </w:pPr>
          <w:r w:rsidRPr="0062700C">
            <w:rPr>
              <w:sz w:val="10"/>
              <w:szCs w:val="10"/>
            </w:rPr>
            <w:t xml:space="preserve">Reg. Merc. de Madrid </w:t>
          </w:r>
          <w:proofErr w:type="spellStart"/>
          <w:r w:rsidRPr="0062700C">
            <w:rPr>
              <w:sz w:val="10"/>
              <w:szCs w:val="10"/>
            </w:rPr>
            <w:t>Tº</w:t>
          </w:r>
          <w:proofErr w:type="spellEnd"/>
          <w:r w:rsidRPr="0062700C">
            <w:rPr>
              <w:sz w:val="10"/>
              <w:szCs w:val="10"/>
            </w:rPr>
            <w:t xml:space="preserve"> 4.567 del Libro de Sociedades Anónimas F. 34 H. M-75212 - CIF. A80473424</w:t>
          </w:r>
        </w:p>
      </w:tc>
    </w:tr>
  </w:tbl>
  <w:p w:rsidRPr="00EE2C50" w:rsidR="002D712C" w:rsidP="007D07FF" w:rsidRDefault="002D712C" w14:paraId="5E250DF3" w14:textId="77777777">
    <w:pPr>
      <w:pStyle w:val="Piedepgina"/>
      <w:jc w:val="left"/>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3D2432" w:rsidR="002D712C" w:rsidP="003D2432" w:rsidRDefault="002D712C" w14:paraId="09940550" w14:textId="77777777">
    <w:pPr>
      <w:pStyle w:val="Piedepgina"/>
      <w:spacing w:before="120"/>
      <w:jc w:val="left"/>
      <w:rPr>
        <w:szCs w:val="12"/>
      </w:rPr>
    </w:pPr>
  </w:p>
  <w:p w:rsidRPr="00572617" w:rsidR="002D712C" w:rsidP="00572617" w:rsidRDefault="002D712C" w14:paraId="0E9C76D4" w14:textId="447A271A">
    <w:pPr>
      <w:pStyle w:val="Piedepgina"/>
      <w:rPr>
        <w:szCs w:val="12"/>
        <w:lang w:val="en-US"/>
      </w:rPr>
    </w:pPr>
    <w:r w:rsidRPr="00572617">
      <w:rPr>
        <w:lang w:val="en-US"/>
      </w:rPr>
      <w:t xml:space="preserve">This document contains proprietary information of </w:t>
    </w:r>
    <w:proofErr w:type="spellStart"/>
    <w:r w:rsidRPr="00572617">
      <w:rPr>
        <w:lang w:val="en-US"/>
      </w:rPr>
      <w:t>Empresarios</w:t>
    </w:r>
    <w:proofErr w:type="spellEnd"/>
    <w:r w:rsidRPr="00572617">
      <w:rPr>
        <w:lang w:val="en-US"/>
      </w:rPr>
      <w:t xml:space="preserve"> </w:t>
    </w:r>
    <w:proofErr w:type="spellStart"/>
    <w:r w:rsidRPr="00572617">
      <w:rPr>
        <w:lang w:val="en-US"/>
      </w:rPr>
      <w:t>Agrupados</w:t>
    </w:r>
    <w:proofErr w:type="spellEnd"/>
    <w:r w:rsidRPr="00572617">
      <w:rPr>
        <w:lang w:val="en-US"/>
      </w:rPr>
      <w:t xml:space="preserve"> </w:t>
    </w:r>
    <w:proofErr w:type="spellStart"/>
    <w:r w:rsidRPr="00572617">
      <w:rPr>
        <w:lang w:val="en-US"/>
      </w:rPr>
      <w:t>Internacional</w:t>
    </w:r>
    <w:proofErr w:type="spellEnd"/>
    <w:r w:rsidRPr="00572617">
      <w:rPr>
        <w:lang w:val="en-US"/>
      </w:rPr>
      <w:t>, S.A. and is subject to the restrictions detailed on the cover page.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712C" w:rsidP="00186AF7" w:rsidRDefault="002D712C" w14:paraId="7D43FA07" w14:textId="77777777">
      <w:r>
        <w:separator/>
      </w:r>
    </w:p>
  </w:footnote>
  <w:footnote w:type="continuationSeparator" w:id="0">
    <w:p w:rsidR="002D712C" w:rsidP="00186AF7" w:rsidRDefault="002D712C" w14:paraId="12B2B18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5000" w:type="pct"/>
      <w:tblBorders>
        <w:top w:val="none" w:color="auto" w:sz="0" w:space="0"/>
        <w:left w:val="none" w:color="auto" w:sz="0" w:space="0"/>
        <w:bottom w:val="thickThinSmallGap" w:color="auto" w:sz="12"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9637"/>
    </w:tblGrid>
    <w:tr w:rsidR="002D712C" w:rsidTr="00EE2C50" w14:paraId="32DDC1E4" w14:textId="77777777">
      <w:trPr>
        <w:trHeight w:val="1531" w:hRule="exact"/>
      </w:trPr>
      <w:tc>
        <w:tcPr>
          <w:tcW w:w="9627" w:type="dxa"/>
          <w:vAlign w:val="center"/>
        </w:tcPr>
        <w:p w:rsidR="002D712C" w:rsidP="00863F32" w:rsidRDefault="002D712C" w14:paraId="62A6C4EE" w14:textId="325767C0">
          <w:pPr>
            <w:pStyle w:val="Encabezado"/>
            <w:jc w:val="center"/>
          </w:pPr>
          <w:ins w:author="Samuel Vivas Ramos" w:date="2022-12-07T09:41:00Z" w:id="6">
            <w:r w:rsidRPr="00D314DC">
              <w:rPr>
                <w:noProof/>
                <w:sz w:val="24"/>
                <w:lang w:eastAsia="es-ES"/>
              </w:rPr>
              <w:drawing>
                <wp:anchor distT="0" distB="0" distL="114300" distR="114300" simplePos="0" relativeHeight="251659264" behindDoc="0" locked="0" layoutInCell="1" allowOverlap="1" wp14:anchorId="0FBA5A96" wp14:editId="0032D22F">
                  <wp:simplePos x="0" y="0"/>
                  <wp:positionH relativeFrom="column">
                    <wp:posOffset>3790315</wp:posOffset>
                  </wp:positionH>
                  <wp:positionV relativeFrom="paragraph">
                    <wp:posOffset>-290830</wp:posOffset>
                  </wp:positionV>
                  <wp:extent cx="1323975" cy="1057275"/>
                  <wp:effectExtent l="0" t="0" r="9525" b="952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3975" cy="1057275"/>
                          </a:xfrm>
                          <a:prstGeom prst="rect">
                            <a:avLst/>
                          </a:prstGeom>
                        </pic:spPr>
                      </pic:pic>
                    </a:graphicData>
                  </a:graphic>
                  <wp14:sizeRelH relativeFrom="margin">
                    <wp14:pctWidth>0</wp14:pctWidth>
                  </wp14:sizeRelH>
                  <wp14:sizeRelV relativeFrom="margin">
                    <wp14:pctHeight>0</wp14:pctHeight>
                  </wp14:sizeRelV>
                </wp:anchor>
              </w:drawing>
            </w:r>
          </w:ins>
          <w:r>
            <w:rPr>
              <w:noProof/>
              <w:lang w:eastAsia="es-ES"/>
            </w:rPr>
            <w:drawing>
              <wp:anchor distT="0" distB="0" distL="114300" distR="114300" simplePos="0" relativeHeight="251660288" behindDoc="0" locked="0" layoutInCell="1" allowOverlap="1" wp14:anchorId="1FCB4695" wp14:editId="0683B470">
                <wp:simplePos x="0" y="0"/>
                <wp:positionH relativeFrom="column">
                  <wp:posOffset>1179830</wp:posOffset>
                </wp:positionH>
                <wp:positionV relativeFrom="paragraph">
                  <wp:posOffset>80010</wp:posOffset>
                </wp:positionV>
                <wp:extent cx="1511935" cy="543560"/>
                <wp:effectExtent l="0" t="0" r="0" b="889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a.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11935" cy="543560"/>
                        </a:xfrm>
                        <a:prstGeom prst="rect">
                          <a:avLst/>
                        </a:prstGeom>
                      </pic:spPr>
                    </pic:pic>
                  </a:graphicData>
                </a:graphic>
                <wp14:sizeRelH relativeFrom="margin">
                  <wp14:pctWidth>0</wp14:pctWidth>
                </wp14:sizeRelH>
                <wp14:sizeRelV relativeFrom="margin">
                  <wp14:pctHeight>0</wp14:pctHeight>
                </wp14:sizeRelV>
              </wp:anchor>
            </w:drawing>
          </w:r>
        </w:p>
      </w:tc>
    </w:tr>
  </w:tbl>
  <w:p w:rsidR="002D712C" w:rsidP="002E4AC8" w:rsidRDefault="002D712C" w14:paraId="00642318" w14:textId="77777777">
    <w:pPr>
      <w:pStyle w:val="Encabezado"/>
      <w:spacing w:after="84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5000" w:type="pct"/>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445"/>
      <w:gridCol w:w="4891"/>
      <w:gridCol w:w="2301"/>
    </w:tblGrid>
    <w:tr w:rsidR="002D712C" w:rsidTr="00C1010B" w14:paraId="3DE0688C" w14:textId="77777777">
      <w:trPr>
        <w:trHeight w:val="397" w:hRule="exact"/>
      </w:trPr>
      <w:tc>
        <w:tcPr>
          <w:tcW w:w="1250" w:type="pct"/>
          <w:vMerge w:val="restart"/>
          <w:vAlign w:val="bottom"/>
        </w:tcPr>
        <w:p w:rsidRPr="001B746C" w:rsidR="002D712C" w:rsidP="00C1010B" w:rsidRDefault="002D712C" w14:paraId="46B36311" w14:textId="77777777">
          <w:pPr>
            <w:pStyle w:val="Encabezado"/>
            <w:spacing w:after="26"/>
            <w:jc w:val="left"/>
          </w:pPr>
          <w:r w:rsidRPr="001B746C">
            <w:rPr>
              <w:noProof/>
              <w:lang w:eastAsia="es-ES"/>
            </w:rPr>
            <w:drawing>
              <wp:inline distT="0" distB="0" distL="0" distR="0" wp14:anchorId="02516CBD" wp14:editId="08C53D1F">
                <wp:extent cx="1423416" cy="512064"/>
                <wp:effectExtent l="0" t="0" r="5715"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a-negr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23416" cy="512064"/>
                        </a:xfrm>
                        <a:prstGeom prst="rect">
                          <a:avLst/>
                        </a:prstGeom>
                      </pic:spPr>
                    </pic:pic>
                  </a:graphicData>
                </a:graphic>
              </wp:inline>
            </w:drawing>
          </w:r>
        </w:p>
      </w:tc>
      <w:tc>
        <w:tcPr>
          <w:tcW w:w="2500" w:type="pct"/>
          <w:tcBorders>
            <w:bottom w:val="nil"/>
          </w:tcBorders>
          <w:vAlign w:val="center"/>
        </w:tcPr>
        <w:p w:rsidR="002D712C" w:rsidP="00BC0ABB" w:rsidRDefault="002D712C" w14:paraId="6AEC6867" w14:textId="022951F3">
          <w:pPr>
            <w:pStyle w:val="Encabezado"/>
            <w:jc w:val="right"/>
          </w:pPr>
          <w:proofErr w:type="spellStart"/>
          <w:r>
            <w:t>Document</w:t>
          </w:r>
          <w:proofErr w:type="spellEnd"/>
          <w:r>
            <w:t xml:space="preserve"> Nº </w:t>
          </w:r>
          <w:r>
            <w:fldChar w:fldCharType="begin"/>
          </w:r>
          <w:r>
            <w:instrText> REF  Documento  \* MERGEFORMAT </w:instrText>
          </w:r>
          <w:r>
            <w:fldChar w:fldCharType="separate"/>
          </w:r>
          <w:r>
            <w:rPr>
              <w:noProof/>
            </w:rPr>
            <w:t>227-007-F-E-00015</w:t>
          </w:r>
          <w:r>
            <w:fldChar w:fldCharType="end"/>
          </w:r>
        </w:p>
      </w:tc>
      <w:tc>
        <w:tcPr>
          <w:tcW w:w="1176" w:type="pct"/>
          <w:tcBorders>
            <w:bottom w:val="nil"/>
          </w:tcBorders>
          <w:vAlign w:val="center"/>
        </w:tcPr>
        <w:p w:rsidR="002D712C" w:rsidP="00FD5DEC" w:rsidRDefault="002D712C" w14:paraId="0A6E2079" w14:textId="5A575CD8">
          <w:pPr>
            <w:pStyle w:val="Encabezado"/>
            <w:jc w:val="right"/>
          </w:pPr>
          <w:proofErr w:type="spellStart"/>
          <w:r>
            <w:t>Edition</w:t>
          </w:r>
          <w:proofErr w:type="spellEnd"/>
          <w:r>
            <w:t xml:space="preserve"> Nº </w:t>
          </w:r>
          <w:r>
            <w:fldChar w:fldCharType="begin"/>
          </w:r>
          <w:r>
            <w:instrText> REF  Edicion  \* MERGEFORMAT </w:instrText>
          </w:r>
          <w:r>
            <w:fldChar w:fldCharType="separate"/>
          </w:r>
          <w:r>
            <w:rPr>
              <w:noProof/>
            </w:rPr>
            <w:t>1</w:t>
          </w:r>
          <w:r>
            <w:fldChar w:fldCharType="end"/>
          </w:r>
        </w:p>
      </w:tc>
    </w:tr>
    <w:tr w:rsidR="002D712C" w:rsidTr="00C1010B" w14:paraId="4D2323DA" w14:textId="77777777">
      <w:trPr>
        <w:trHeight w:val="397" w:hRule="exact"/>
      </w:trPr>
      <w:tc>
        <w:tcPr>
          <w:tcW w:w="1250" w:type="pct"/>
          <w:vMerge/>
          <w:vAlign w:val="bottom"/>
        </w:tcPr>
        <w:p w:rsidRPr="001B746C" w:rsidR="002D712C" w:rsidP="00EF5375" w:rsidRDefault="002D712C" w14:paraId="65178B3D" w14:textId="77777777">
          <w:pPr>
            <w:pStyle w:val="Encabezado"/>
            <w:jc w:val="left"/>
            <w:rPr>
              <w:noProof/>
              <w:lang w:eastAsia="es-ES"/>
            </w:rPr>
          </w:pPr>
        </w:p>
      </w:tc>
      <w:tc>
        <w:tcPr>
          <w:tcW w:w="2500" w:type="pct"/>
          <w:tcBorders>
            <w:bottom w:val="single" w:color="auto" w:sz="12" w:space="0"/>
          </w:tcBorders>
          <w:vAlign w:val="center"/>
        </w:tcPr>
        <w:p w:rsidR="002D712C" w:rsidP="00EF5375" w:rsidRDefault="002D712C" w14:paraId="53458ED5" w14:textId="77777777">
          <w:pPr>
            <w:pStyle w:val="Encabezado"/>
            <w:jc w:val="left"/>
          </w:pPr>
        </w:p>
      </w:tc>
      <w:tc>
        <w:tcPr>
          <w:tcW w:w="1176" w:type="pct"/>
          <w:tcBorders>
            <w:bottom w:val="single" w:color="auto" w:sz="12" w:space="0"/>
          </w:tcBorders>
          <w:vAlign w:val="center"/>
        </w:tcPr>
        <w:p w:rsidR="002D712C" w:rsidP="00C1010B" w:rsidRDefault="002D712C" w14:paraId="2E855BE5" w14:textId="0497E0DE">
          <w:pPr>
            <w:pStyle w:val="Encabezado"/>
            <w:jc w:val="right"/>
          </w:pPr>
          <w:r>
            <w:t>Page I</w:t>
          </w:r>
        </w:p>
      </w:tc>
    </w:tr>
    <w:tr w:rsidR="002D712C" w:rsidTr="00C1010B" w14:paraId="418EE1BD" w14:textId="77777777">
      <w:trPr>
        <w:trHeight w:val="57" w:hRule="exact"/>
      </w:trPr>
      <w:tc>
        <w:tcPr>
          <w:tcW w:w="1250" w:type="pct"/>
          <w:vMerge/>
          <w:tcBorders>
            <w:bottom w:val="nil"/>
          </w:tcBorders>
          <w:vAlign w:val="bottom"/>
        </w:tcPr>
        <w:p w:rsidRPr="001B746C" w:rsidR="002D712C" w:rsidP="00EF5375" w:rsidRDefault="002D712C" w14:paraId="58233CDB" w14:textId="77777777">
          <w:pPr>
            <w:pStyle w:val="Encabezado"/>
            <w:jc w:val="left"/>
            <w:rPr>
              <w:noProof/>
              <w:lang w:eastAsia="es-ES"/>
            </w:rPr>
          </w:pPr>
        </w:p>
      </w:tc>
      <w:tc>
        <w:tcPr>
          <w:tcW w:w="3676" w:type="pct"/>
          <w:gridSpan w:val="2"/>
          <w:tcBorders>
            <w:top w:val="single" w:color="auto" w:sz="12" w:space="0"/>
            <w:bottom w:val="nil"/>
          </w:tcBorders>
          <w:vAlign w:val="center"/>
        </w:tcPr>
        <w:p w:rsidR="002D712C" w:rsidP="00EF5375" w:rsidRDefault="002D712C" w14:paraId="5AE29584" w14:textId="77777777">
          <w:pPr>
            <w:pStyle w:val="Encabezado"/>
            <w:jc w:val="left"/>
          </w:pPr>
        </w:p>
      </w:tc>
    </w:tr>
  </w:tbl>
  <w:p w:rsidR="002D712C" w:rsidP="0067585B" w:rsidRDefault="002D712C" w14:paraId="2176E202" w14:textId="77777777">
    <w:pPr>
      <w:pStyle w:val="Encabezado"/>
      <w:spacing w:after="1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5000" w:type="pct"/>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445"/>
      <w:gridCol w:w="4891"/>
      <w:gridCol w:w="2301"/>
    </w:tblGrid>
    <w:tr w:rsidR="002D712C" w:rsidTr="00C1010B" w14:paraId="60E43D44" w14:textId="77777777">
      <w:trPr>
        <w:trHeight w:val="397" w:hRule="exact"/>
      </w:trPr>
      <w:tc>
        <w:tcPr>
          <w:tcW w:w="1250" w:type="pct"/>
          <w:vMerge w:val="restart"/>
          <w:vAlign w:val="bottom"/>
        </w:tcPr>
        <w:p w:rsidRPr="001B746C" w:rsidR="002D712C" w:rsidP="00C1010B" w:rsidRDefault="002D712C" w14:paraId="636A275E" w14:textId="77777777">
          <w:pPr>
            <w:pStyle w:val="Encabezado"/>
            <w:spacing w:after="26"/>
            <w:jc w:val="left"/>
          </w:pPr>
          <w:r w:rsidRPr="001B746C">
            <w:rPr>
              <w:noProof/>
              <w:lang w:eastAsia="es-ES"/>
            </w:rPr>
            <w:drawing>
              <wp:inline distT="0" distB="0" distL="0" distR="0" wp14:anchorId="6B04FD05" wp14:editId="396B8FBB">
                <wp:extent cx="1423416" cy="512064"/>
                <wp:effectExtent l="0" t="0" r="5715"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a-negr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23416" cy="512064"/>
                        </a:xfrm>
                        <a:prstGeom prst="rect">
                          <a:avLst/>
                        </a:prstGeom>
                      </pic:spPr>
                    </pic:pic>
                  </a:graphicData>
                </a:graphic>
              </wp:inline>
            </w:drawing>
          </w:r>
        </w:p>
      </w:tc>
      <w:tc>
        <w:tcPr>
          <w:tcW w:w="2500" w:type="pct"/>
          <w:tcBorders>
            <w:bottom w:val="nil"/>
          </w:tcBorders>
          <w:vAlign w:val="center"/>
        </w:tcPr>
        <w:p w:rsidR="002D712C" w:rsidP="00EF5229" w:rsidRDefault="002D712C" w14:paraId="7A752001" w14:textId="515560C1">
          <w:pPr>
            <w:pStyle w:val="Encabezado"/>
            <w:jc w:val="right"/>
          </w:pPr>
          <w:proofErr w:type="spellStart"/>
          <w:r>
            <w:t>Document</w:t>
          </w:r>
          <w:proofErr w:type="spellEnd"/>
          <w:r>
            <w:t xml:space="preserve"> Nº </w:t>
          </w:r>
          <w:r>
            <w:fldChar w:fldCharType="begin"/>
          </w:r>
          <w:r>
            <w:instrText> REF  Documento  \* MERGEFORMAT </w:instrText>
          </w:r>
          <w:r>
            <w:fldChar w:fldCharType="separate"/>
          </w:r>
          <w:r>
            <w:rPr>
              <w:noProof/>
            </w:rPr>
            <w:t>227-007-F-E-00015</w:t>
          </w:r>
          <w:r>
            <w:fldChar w:fldCharType="end"/>
          </w:r>
        </w:p>
      </w:tc>
      <w:tc>
        <w:tcPr>
          <w:tcW w:w="1176" w:type="pct"/>
          <w:tcBorders>
            <w:bottom w:val="nil"/>
          </w:tcBorders>
          <w:vAlign w:val="center"/>
        </w:tcPr>
        <w:p w:rsidR="002D712C" w:rsidP="00FD5DEC" w:rsidRDefault="002D712C" w14:paraId="7A59C4EA" w14:textId="646E9500">
          <w:pPr>
            <w:pStyle w:val="Encabezado"/>
            <w:jc w:val="right"/>
          </w:pPr>
          <w:proofErr w:type="spellStart"/>
          <w:r>
            <w:t>Edition</w:t>
          </w:r>
          <w:proofErr w:type="spellEnd"/>
          <w:r>
            <w:t xml:space="preserve"> Nº </w:t>
          </w:r>
          <w:r>
            <w:fldChar w:fldCharType="begin"/>
          </w:r>
          <w:r>
            <w:instrText> REF  Edicion  \* MERGEFORMAT </w:instrText>
          </w:r>
          <w:r>
            <w:fldChar w:fldCharType="separate"/>
          </w:r>
          <w:r>
            <w:rPr>
              <w:noProof/>
            </w:rPr>
            <w:t>1</w:t>
          </w:r>
          <w:r>
            <w:fldChar w:fldCharType="end"/>
          </w:r>
        </w:p>
      </w:tc>
    </w:tr>
    <w:tr w:rsidR="002D712C" w:rsidTr="00C1010B" w14:paraId="28FCACF3" w14:textId="77777777">
      <w:trPr>
        <w:trHeight w:val="397" w:hRule="exact"/>
      </w:trPr>
      <w:tc>
        <w:tcPr>
          <w:tcW w:w="1250" w:type="pct"/>
          <w:vMerge/>
          <w:vAlign w:val="bottom"/>
        </w:tcPr>
        <w:p w:rsidRPr="001B746C" w:rsidR="002D712C" w:rsidP="00EF5375" w:rsidRDefault="002D712C" w14:paraId="2F0F4813" w14:textId="77777777">
          <w:pPr>
            <w:pStyle w:val="Encabezado"/>
            <w:jc w:val="left"/>
            <w:rPr>
              <w:noProof/>
              <w:lang w:eastAsia="es-ES"/>
            </w:rPr>
          </w:pPr>
        </w:p>
      </w:tc>
      <w:tc>
        <w:tcPr>
          <w:tcW w:w="2500" w:type="pct"/>
          <w:tcBorders>
            <w:bottom w:val="single" w:color="auto" w:sz="12" w:space="0"/>
          </w:tcBorders>
          <w:vAlign w:val="center"/>
        </w:tcPr>
        <w:p w:rsidR="002D712C" w:rsidP="00EF5375" w:rsidRDefault="002D712C" w14:paraId="784CC9BB" w14:textId="77777777">
          <w:pPr>
            <w:pStyle w:val="Encabezado"/>
            <w:jc w:val="left"/>
          </w:pPr>
        </w:p>
      </w:tc>
      <w:tc>
        <w:tcPr>
          <w:tcW w:w="1176" w:type="pct"/>
          <w:tcBorders>
            <w:bottom w:val="single" w:color="auto" w:sz="12" w:space="0"/>
          </w:tcBorders>
          <w:vAlign w:val="center"/>
        </w:tcPr>
        <w:p w:rsidR="002D712C" w:rsidP="00B63B06" w:rsidRDefault="002D712C" w14:paraId="34E3FA0E" w14:textId="5FCEBACE">
          <w:pPr>
            <w:pStyle w:val="Encabezado"/>
            <w:jc w:val="right"/>
          </w:pPr>
          <w:r>
            <w:t xml:space="preserve">Page </w:t>
          </w:r>
          <w:r>
            <w:fldChar w:fldCharType="begin"/>
          </w:r>
          <w:r>
            <w:instrText>PAGE   \* MERGEFORMAT</w:instrText>
          </w:r>
          <w:r>
            <w:fldChar w:fldCharType="separate"/>
          </w:r>
          <w:r w:rsidR="00701B4C">
            <w:rPr>
              <w:noProof/>
            </w:rPr>
            <w:t>5-19</w:t>
          </w:r>
          <w:r>
            <w:fldChar w:fldCharType="end"/>
          </w:r>
        </w:p>
      </w:tc>
    </w:tr>
    <w:tr w:rsidR="002D712C" w:rsidTr="00C1010B" w14:paraId="68E8FB58" w14:textId="77777777">
      <w:trPr>
        <w:trHeight w:val="57" w:hRule="exact"/>
      </w:trPr>
      <w:tc>
        <w:tcPr>
          <w:tcW w:w="1250" w:type="pct"/>
          <w:vMerge/>
          <w:tcBorders>
            <w:bottom w:val="nil"/>
          </w:tcBorders>
          <w:vAlign w:val="bottom"/>
        </w:tcPr>
        <w:p w:rsidRPr="001B746C" w:rsidR="002D712C" w:rsidP="00EF5375" w:rsidRDefault="002D712C" w14:paraId="0083B328" w14:textId="77777777">
          <w:pPr>
            <w:pStyle w:val="Encabezado"/>
            <w:jc w:val="left"/>
            <w:rPr>
              <w:noProof/>
              <w:lang w:eastAsia="es-ES"/>
            </w:rPr>
          </w:pPr>
        </w:p>
      </w:tc>
      <w:tc>
        <w:tcPr>
          <w:tcW w:w="3676" w:type="pct"/>
          <w:gridSpan w:val="2"/>
          <w:tcBorders>
            <w:top w:val="single" w:color="auto" w:sz="12" w:space="0"/>
            <w:bottom w:val="nil"/>
          </w:tcBorders>
          <w:vAlign w:val="center"/>
        </w:tcPr>
        <w:p w:rsidR="002D712C" w:rsidP="00EF5375" w:rsidRDefault="002D712C" w14:paraId="577CC6F1" w14:textId="77777777">
          <w:pPr>
            <w:pStyle w:val="Encabezado"/>
            <w:jc w:val="left"/>
          </w:pPr>
        </w:p>
      </w:tc>
    </w:tr>
  </w:tbl>
  <w:p w:rsidR="002D712C" w:rsidP="00FA7E9E" w:rsidRDefault="002D712C" w14:paraId="4CFF4492" w14:textId="77777777">
    <w:pPr>
      <w:pStyle w:val="Encabezado"/>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0D67C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F44B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9C892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DFCC40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EC2B67E"/>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6FB28DB4"/>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37401492"/>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9BEA009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415610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FE91B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26A46F9"/>
    <w:multiLevelType w:val="hybridMultilevel"/>
    <w:tmpl w:val="1EF02848"/>
    <w:lvl w:ilvl="0" w:tplc="A244B4E4">
      <w:start w:val="85"/>
      <w:numFmt w:val="bullet"/>
      <w:lvlText w:val="-"/>
      <w:lvlJc w:val="left"/>
      <w:pPr>
        <w:ind w:left="720" w:hanging="360"/>
      </w:pPr>
      <w:rPr>
        <w:rFonts w:hint="default"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03FA3DAC"/>
    <w:multiLevelType w:val="hybridMultilevel"/>
    <w:tmpl w:val="79DC81BC"/>
    <w:lvl w:ilvl="0" w:tplc="517463DE">
      <w:start w:val="1"/>
      <w:numFmt w:val="decimal"/>
      <w:lvlText w:val="[%1]"/>
      <w:lvlJc w:val="left"/>
      <w:pPr>
        <w:ind w:left="1287" w:hanging="360"/>
      </w:pPr>
      <w:rPr>
        <w:rFonts w:hint="default"/>
      </w:rPr>
    </w:lvl>
    <w:lvl w:ilvl="1" w:tplc="0C0A0003">
      <w:start w:val="1"/>
      <w:numFmt w:val="bullet"/>
      <w:lvlText w:val="o"/>
      <w:lvlJc w:val="left"/>
      <w:pPr>
        <w:ind w:left="2007" w:hanging="360"/>
      </w:pPr>
      <w:rPr>
        <w:rFonts w:hint="default" w:ascii="Courier New" w:hAnsi="Courier New" w:cs="Courier New"/>
      </w:rPr>
    </w:lvl>
    <w:lvl w:ilvl="2" w:tplc="0C0A0005" w:tentative="1">
      <w:start w:val="1"/>
      <w:numFmt w:val="bullet"/>
      <w:lvlText w:val=""/>
      <w:lvlJc w:val="left"/>
      <w:pPr>
        <w:ind w:left="2727" w:hanging="360"/>
      </w:pPr>
      <w:rPr>
        <w:rFonts w:hint="default" w:ascii="Wingdings" w:hAnsi="Wingdings"/>
      </w:rPr>
    </w:lvl>
    <w:lvl w:ilvl="3" w:tplc="0C0A0001" w:tentative="1">
      <w:start w:val="1"/>
      <w:numFmt w:val="bullet"/>
      <w:lvlText w:val=""/>
      <w:lvlJc w:val="left"/>
      <w:pPr>
        <w:ind w:left="3447" w:hanging="360"/>
      </w:pPr>
      <w:rPr>
        <w:rFonts w:hint="default" w:ascii="Symbol" w:hAnsi="Symbol"/>
      </w:rPr>
    </w:lvl>
    <w:lvl w:ilvl="4" w:tplc="0C0A0003" w:tentative="1">
      <w:start w:val="1"/>
      <w:numFmt w:val="bullet"/>
      <w:lvlText w:val="o"/>
      <w:lvlJc w:val="left"/>
      <w:pPr>
        <w:ind w:left="4167" w:hanging="360"/>
      </w:pPr>
      <w:rPr>
        <w:rFonts w:hint="default" w:ascii="Courier New" w:hAnsi="Courier New" w:cs="Courier New"/>
      </w:rPr>
    </w:lvl>
    <w:lvl w:ilvl="5" w:tplc="0C0A0005" w:tentative="1">
      <w:start w:val="1"/>
      <w:numFmt w:val="bullet"/>
      <w:lvlText w:val=""/>
      <w:lvlJc w:val="left"/>
      <w:pPr>
        <w:ind w:left="4887" w:hanging="360"/>
      </w:pPr>
      <w:rPr>
        <w:rFonts w:hint="default" w:ascii="Wingdings" w:hAnsi="Wingdings"/>
      </w:rPr>
    </w:lvl>
    <w:lvl w:ilvl="6" w:tplc="0C0A0001" w:tentative="1">
      <w:start w:val="1"/>
      <w:numFmt w:val="bullet"/>
      <w:lvlText w:val=""/>
      <w:lvlJc w:val="left"/>
      <w:pPr>
        <w:ind w:left="5607" w:hanging="360"/>
      </w:pPr>
      <w:rPr>
        <w:rFonts w:hint="default" w:ascii="Symbol" w:hAnsi="Symbol"/>
      </w:rPr>
    </w:lvl>
    <w:lvl w:ilvl="7" w:tplc="0C0A0003" w:tentative="1">
      <w:start w:val="1"/>
      <w:numFmt w:val="bullet"/>
      <w:lvlText w:val="o"/>
      <w:lvlJc w:val="left"/>
      <w:pPr>
        <w:ind w:left="6327" w:hanging="360"/>
      </w:pPr>
      <w:rPr>
        <w:rFonts w:hint="default" w:ascii="Courier New" w:hAnsi="Courier New" w:cs="Courier New"/>
      </w:rPr>
    </w:lvl>
    <w:lvl w:ilvl="8" w:tplc="0C0A0005" w:tentative="1">
      <w:start w:val="1"/>
      <w:numFmt w:val="bullet"/>
      <w:lvlText w:val=""/>
      <w:lvlJc w:val="left"/>
      <w:pPr>
        <w:ind w:left="7047" w:hanging="360"/>
      </w:pPr>
      <w:rPr>
        <w:rFonts w:hint="default" w:ascii="Wingdings" w:hAnsi="Wingdings"/>
      </w:rPr>
    </w:lvl>
  </w:abstractNum>
  <w:abstractNum w:abstractNumId="12" w15:restartNumberingAfterBreak="0">
    <w:nsid w:val="131B381B"/>
    <w:multiLevelType w:val="multilevel"/>
    <w:tmpl w:val="61E279B6"/>
    <w:lvl w:ilvl="0">
      <w:start w:val="1"/>
      <w:numFmt w:val="bullet"/>
      <w:pStyle w:val="L-bala"/>
      <w:lvlText w:val=""/>
      <w:lvlJc w:val="left"/>
      <w:pPr>
        <w:tabs>
          <w:tab w:val="num" w:pos="1134"/>
        </w:tabs>
        <w:ind w:left="1134" w:hanging="567"/>
      </w:pPr>
      <w:rPr>
        <w:rFonts w:hint="default" w:ascii="Symbol" w:hAnsi="Symbol"/>
      </w:rPr>
    </w:lvl>
    <w:lvl w:ilvl="1">
      <w:start w:val="1"/>
      <w:numFmt w:val="bullet"/>
      <w:lvlText w:val=""/>
      <w:lvlJc w:val="left"/>
      <w:pPr>
        <w:tabs>
          <w:tab w:val="num" w:pos="1701"/>
        </w:tabs>
        <w:ind w:left="1701" w:hanging="567"/>
      </w:pPr>
      <w:rPr>
        <w:rFonts w:hint="default" w:ascii="Symbol" w:hAnsi="Symbol"/>
      </w:rPr>
    </w:lvl>
    <w:lvl w:ilvl="2">
      <w:start w:val="1"/>
      <w:numFmt w:val="bullet"/>
      <w:lvlText w:val="o"/>
      <w:lvlJc w:val="left"/>
      <w:pPr>
        <w:tabs>
          <w:tab w:val="num" w:pos="2268"/>
        </w:tabs>
        <w:ind w:left="2268" w:hanging="567"/>
      </w:pPr>
      <w:rPr>
        <w:rFonts w:hint="default" w:ascii="Courier New" w:hAnsi="Courier New"/>
      </w:rPr>
    </w:lvl>
    <w:lvl w:ilvl="3">
      <w:start w:val="1"/>
      <w:numFmt w:val="bullet"/>
      <w:lvlText w:val=""/>
      <w:lvlJc w:val="left"/>
      <w:pPr>
        <w:ind w:left="3588" w:hanging="360"/>
      </w:pPr>
      <w:rPr>
        <w:rFonts w:hint="default" w:ascii="Symbol" w:hAnsi="Symbol"/>
      </w:rPr>
    </w:lvl>
    <w:lvl w:ilvl="4">
      <w:start w:val="1"/>
      <w:numFmt w:val="bullet"/>
      <w:lvlText w:val="o"/>
      <w:lvlJc w:val="left"/>
      <w:pPr>
        <w:ind w:left="4308" w:hanging="360"/>
      </w:pPr>
      <w:rPr>
        <w:rFonts w:hint="default" w:ascii="Courier New" w:hAnsi="Courier New" w:cs="Courier New"/>
      </w:rPr>
    </w:lvl>
    <w:lvl w:ilvl="5">
      <w:start w:val="1"/>
      <w:numFmt w:val="bullet"/>
      <w:lvlText w:val=""/>
      <w:lvlJc w:val="left"/>
      <w:pPr>
        <w:ind w:left="5028" w:hanging="360"/>
      </w:pPr>
      <w:rPr>
        <w:rFonts w:hint="default" w:ascii="Wingdings" w:hAnsi="Wingdings"/>
      </w:rPr>
    </w:lvl>
    <w:lvl w:ilvl="6">
      <w:start w:val="1"/>
      <w:numFmt w:val="bullet"/>
      <w:lvlText w:val=""/>
      <w:lvlJc w:val="left"/>
      <w:pPr>
        <w:ind w:left="5748" w:hanging="360"/>
      </w:pPr>
      <w:rPr>
        <w:rFonts w:hint="default" w:ascii="Symbol" w:hAnsi="Symbol"/>
      </w:rPr>
    </w:lvl>
    <w:lvl w:ilvl="7">
      <w:start w:val="1"/>
      <w:numFmt w:val="bullet"/>
      <w:lvlText w:val="o"/>
      <w:lvlJc w:val="left"/>
      <w:pPr>
        <w:ind w:left="6468" w:hanging="360"/>
      </w:pPr>
      <w:rPr>
        <w:rFonts w:hint="default" w:ascii="Courier New" w:hAnsi="Courier New" w:cs="Courier New"/>
      </w:rPr>
    </w:lvl>
    <w:lvl w:ilvl="8">
      <w:start w:val="1"/>
      <w:numFmt w:val="bullet"/>
      <w:lvlText w:val=""/>
      <w:lvlJc w:val="left"/>
      <w:pPr>
        <w:ind w:left="7188" w:hanging="360"/>
      </w:pPr>
      <w:rPr>
        <w:rFonts w:hint="default" w:ascii="Wingdings" w:hAnsi="Wingdings"/>
      </w:rPr>
    </w:lvl>
  </w:abstractNum>
  <w:abstractNum w:abstractNumId="13" w15:restartNumberingAfterBreak="0">
    <w:nsid w:val="1343139E"/>
    <w:multiLevelType w:val="multilevel"/>
    <w:tmpl w:val="93406126"/>
    <w:lvl w:ilvl="0">
      <w:start w:val="1"/>
      <w:numFmt w:val="decimal"/>
      <w:pStyle w:val="L-nmero"/>
      <w:lvlText w:val="%1."/>
      <w:lvlJc w:val="left"/>
      <w:pPr>
        <w:tabs>
          <w:tab w:val="num" w:pos="1134"/>
        </w:tabs>
        <w:ind w:left="1134" w:hanging="567"/>
      </w:pPr>
      <w:rPr>
        <w:rFonts w:hint="default"/>
      </w:rPr>
    </w:lvl>
    <w:lvl w:ilvl="1">
      <w:start w:val="1"/>
      <w:numFmt w:val="bullet"/>
      <w:lvlText w:val=""/>
      <w:lvlJc w:val="left"/>
      <w:pPr>
        <w:tabs>
          <w:tab w:val="num" w:pos="1701"/>
        </w:tabs>
        <w:ind w:left="1701" w:hanging="567"/>
      </w:pPr>
      <w:rPr>
        <w:rFonts w:hint="default" w:ascii="Symbol" w:hAnsi="Symbol"/>
      </w:rPr>
    </w:lvl>
    <w:lvl w:ilvl="2">
      <w:start w:val="1"/>
      <w:numFmt w:val="bullet"/>
      <w:lvlText w:val=""/>
      <w:lvlJc w:val="left"/>
      <w:pPr>
        <w:tabs>
          <w:tab w:val="num" w:pos="2268"/>
        </w:tabs>
        <w:ind w:left="2268" w:hanging="567"/>
      </w:pPr>
      <w:rPr>
        <w:rFonts w:hint="default" w:ascii="Symbol" w:hAnsi="Symbol"/>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4" w15:restartNumberingAfterBreak="0">
    <w:nsid w:val="141A68C6"/>
    <w:multiLevelType w:val="multilevel"/>
    <w:tmpl w:val="C390F896"/>
    <w:lvl w:ilvl="0">
      <w:start w:val="1"/>
      <w:numFmt w:val="lowerLetter"/>
      <w:pStyle w:val="L-letra"/>
      <w:lvlText w:val="%1)"/>
      <w:lvlJc w:val="left"/>
      <w:pPr>
        <w:tabs>
          <w:tab w:val="num" w:pos="1134"/>
        </w:tabs>
        <w:ind w:left="1134" w:hanging="567"/>
      </w:pPr>
      <w:rPr>
        <w:rFonts w:hint="default"/>
      </w:rPr>
    </w:lvl>
    <w:lvl w:ilvl="1">
      <w:start w:val="1"/>
      <w:numFmt w:val="bullet"/>
      <w:lvlText w:val=""/>
      <w:lvlJc w:val="left"/>
      <w:pPr>
        <w:tabs>
          <w:tab w:val="num" w:pos="1701"/>
        </w:tabs>
        <w:ind w:left="1701" w:hanging="567"/>
      </w:pPr>
      <w:rPr>
        <w:rFonts w:hint="default" w:ascii="Symbol" w:hAnsi="Symbol"/>
      </w:rPr>
    </w:lvl>
    <w:lvl w:ilvl="2">
      <w:start w:val="1"/>
      <w:numFmt w:val="bullet"/>
      <w:lvlText w:val=""/>
      <w:lvlJc w:val="left"/>
      <w:pPr>
        <w:tabs>
          <w:tab w:val="num" w:pos="2268"/>
        </w:tabs>
        <w:ind w:left="2268" w:hanging="567"/>
      </w:pPr>
      <w:rPr>
        <w:rFonts w:hint="default" w:ascii="Symbol" w:hAnsi="Symbol"/>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5" w15:restartNumberingAfterBreak="0">
    <w:nsid w:val="1D0C7FA9"/>
    <w:multiLevelType w:val="hybridMultilevel"/>
    <w:tmpl w:val="A3DA5F56"/>
    <w:lvl w:ilvl="0" w:tplc="0C0A0001">
      <w:start w:val="1"/>
      <w:numFmt w:val="bullet"/>
      <w:lvlText w:val=""/>
      <w:lvlJc w:val="left"/>
      <w:pPr>
        <w:ind w:left="1287" w:hanging="360"/>
      </w:pPr>
      <w:rPr>
        <w:rFonts w:hint="default" w:ascii="Symbol" w:hAnsi="Symbol"/>
      </w:rPr>
    </w:lvl>
    <w:lvl w:ilvl="1" w:tplc="0C0A0003" w:tentative="1">
      <w:start w:val="1"/>
      <w:numFmt w:val="bullet"/>
      <w:lvlText w:val="o"/>
      <w:lvlJc w:val="left"/>
      <w:pPr>
        <w:ind w:left="2007" w:hanging="360"/>
      </w:pPr>
      <w:rPr>
        <w:rFonts w:hint="default" w:ascii="Courier New" w:hAnsi="Courier New" w:cs="Courier New"/>
      </w:rPr>
    </w:lvl>
    <w:lvl w:ilvl="2" w:tplc="0C0A0005" w:tentative="1">
      <w:start w:val="1"/>
      <w:numFmt w:val="bullet"/>
      <w:lvlText w:val=""/>
      <w:lvlJc w:val="left"/>
      <w:pPr>
        <w:ind w:left="2727" w:hanging="360"/>
      </w:pPr>
      <w:rPr>
        <w:rFonts w:hint="default" w:ascii="Wingdings" w:hAnsi="Wingdings"/>
      </w:rPr>
    </w:lvl>
    <w:lvl w:ilvl="3" w:tplc="0C0A0001" w:tentative="1">
      <w:start w:val="1"/>
      <w:numFmt w:val="bullet"/>
      <w:lvlText w:val=""/>
      <w:lvlJc w:val="left"/>
      <w:pPr>
        <w:ind w:left="3447" w:hanging="360"/>
      </w:pPr>
      <w:rPr>
        <w:rFonts w:hint="default" w:ascii="Symbol" w:hAnsi="Symbol"/>
      </w:rPr>
    </w:lvl>
    <w:lvl w:ilvl="4" w:tplc="0C0A0003" w:tentative="1">
      <w:start w:val="1"/>
      <w:numFmt w:val="bullet"/>
      <w:lvlText w:val="o"/>
      <w:lvlJc w:val="left"/>
      <w:pPr>
        <w:ind w:left="4167" w:hanging="360"/>
      </w:pPr>
      <w:rPr>
        <w:rFonts w:hint="default" w:ascii="Courier New" w:hAnsi="Courier New" w:cs="Courier New"/>
      </w:rPr>
    </w:lvl>
    <w:lvl w:ilvl="5" w:tplc="0C0A0005" w:tentative="1">
      <w:start w:val="1"/>
      <w:numFmt w:val="bullet"/>
      <w:lvlText w:val=""/>
      <w:lvlJc w:val="left"/>
      <w:pPr>
        <w:ind w:left="4887" w:hanging="360"/>
      </w:pPr>
      <w:rPr>
        <w:rFonts w:hint="default" w:ascii="Wingdings" w:hAnsi="Wingdings"/>
      </w:rPr>
    </w:lvl>
    <w:lvl w:ilvl="6" w:tplc="0C0A0001" w:tentative="1">
      <w:start w:val="1"/>
      <w:numFmt w:val="bullet"/>
      <w:lvlText w:val=""/>
      <w:lvlJc w:val="left"/>
      <w:pPr>
        <w:ind w:left="5607" w:hanging="360"/>
      </w:pPr>
      <w:rPr>
        <w:rFonts w:hint="default" w:ascii="Symbol" w:hAnsi="Symbol"/>
      </w:rPr>
    </w:lvl>
    <w:lvl w:ilvl="7" w:tplc="0C0A0003" w:tentative="1">
      <w:start w:val="1"/>
      <w:numFmt w:val="bullet"/>
      <w:lvlText w:val="o"/>
      <w:lvlJc w:val="left"/>
      <w:pPr>
        <w:ind w:left="6327" w:hanging="360"/>
      </w:pPr>
      <w:rPr>
        <w:rFonts w:hint="default" w:ascii="Courier New" w:hAnsi="Courier New" w:cs="Courier New"/>
      </w:rPr>
    </w:lvl>
    <w:lvl w:ilvl="8" w:tplc="0C0A0005" w:tentative="1">
      <w:start w:val="1"/>
      <w:numFmt w:val="bullet"/>
      <w:lvlText w:val=""/>
      <w:lvlJc w:val="left"/>
      <w:pPr>
        <w:ind w:left="7047" w:hanging="360"/>
      </w:pPr>
      <w:rPr>
        <w:rFonts w:hint="default" w:ascii="Wingdings" w:hAnsi="Wingdings"/>
      </w:rPr>
    </w:lvl>
  </w:abstractNum>
  <w:abstractNum w:abstractNumId="16" w15:restartNumberingAfterBreak="0">
    <w:nsid w:val="20081278"/>
    <w:multiLevelType w:val="multilevel"/>
    <w:tmpl w:val="0ECACDB0"/>
    <w:lvl w:ilvl="0">
      <w:start w:val="1"/>
      <w:numFmt w:val="decimal"/>
      <w:lvlText w:val="Tabla %1"/>
      <w:lvlJc w:val="left"/>
      <w:pPr>
        <w:ind w:left="0" w:firstLine="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3A03E38"/>
    <w:multiLevelType w:val="hybridMultilevel"/>
    <w:tmpl w:val="31A03BC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4D2710CF"/>
    <w:multiLevelType w:val="hybridMultilevel"/>
    <w:tmpl w:val="A8704040"/>
    <w:lvl w:ilvl="0" w:tplc="3D46F14C">
      <w:start w:val="40"/>
      <w:numFmt w:val="bullet"/>
      <w:lvlText w:val="-"/>
      <w:lvlJc w:val="left"/>
      <w:pPr>
        <w:ind w:left="720" w:hanging="360"/>
      </w:pPr>
      <w:rPr>
        <w:rFonts w:hint="default" w:ascii="Calibri" w:hAnsi="Calibri" w:eastAsia="Calibri"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E734666"/>
    <w:multiLevelType w:val="multilevel"/>
    <w:tmpl w:val="72CA21EC"/>
    <w:lvl w:ilvl="0">
      <w:start w:val="1"/>
      <w:numFmt w:val="decimal"/>
      <w:lvlText w:val="Figura %1"/>
      <w:lvlJc w:val="left"/>
      <w:pPr>
        <w:ind w:left="0" w:firstLine="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E740318"/>
    <w:multiLevelType w:val="hybridMultilevel"/>
    <w:tmpl w:val="90EEA77A"/>
    <w:lvl w:ilvl="0" w:tplc="08090001">
      <w:start w:val="1"/>
      <w:numFmt w:val="bullet"/>
      <w:lvlText w:val=""/>
      <w:lvlJc w:val="left"/>
      <w:pPr>
        <w:ind w:left="1287" w:hanging="360"/>
      </w:pPr>
      <w:rPr>
        <w:rFonts w:hint="default" w:ascii="Symbol" w:hAnsi="Symbol"/>
      </w:rPr>
    </w:lvl>
    <w:lvl w:ilvl="1" w:tplc="08090003">
      <w:start w:val="1"/>
      <w:numFmt w:val="bullet"/>
      <w:lvlText w:val="o"/>
      <w:lvlJc w:val="left"/>
      <w:pPr>
        <w:ind w:left="2007" w:hanging="360"/>
      </w:pPr>
      <w:rPr>
        <w:rFonts w:hint="default" w:ascii="Courier New" w:hAnsi="Courier New" w:cs="Courier New"/>
      </w:rPr>
    </w:lvl>
    <w:lvl w:ilvl="2" w:tplc="08090005">
      <w:start w:val="1"/>
      <w:numFmt w:val="bullet"/>
      <w:lvlText w:val=""/>
      <w:lvlJc w:val="left"/>
      <w:pPr>
        <w:ind w:left="2727" w:hanging="360"/>
      </w:pPr>
      <w:rPr>
        <w:rFonts w:hint="default" w:ascii="Wingdings" w:hAnsi="Wingdings"/>
      </w:rPr>
    </w:lvl>
    <w:lvl w:ilvl="3" w:tplc="08090001" w:tentative="1">
      <w:start w:val="1"/>
      <w:numFmt w:val="bullet"/>
      <w:lvlText w:val=""/>
      <w:lvlJc w:val="left"/>
      <w:pPr>
        <w:ind w:left="3447" w:hanging="360"/>
      </w:pPr>
      <w:rPr>
        <w:rFonts w:hint="default" w:ascii="Symbol" w:hAnsi="Symbol"/>
      </w:rPr>
    </w:lvl>
    <w:lvl w:ilvl="4" w:tplc="08090003" w:tentative="1">
      <w:start w:val="1"/>
      <w:numFmt w:val="bullet"/>
      <w:lvlText w:val="o"/>
      <w:lvlJc w:val="left"/>
      <w:pPr>
        <w:ind w:left="4167" w:hanging="360"/>
      </w:pPr>
      <w:rPr>
        <w:rFonts w:hint="default" w:ascii="Courier New" w:hAnsi="Courier New" w:cs="Courier New"/>
      </w:rPr>
    </w:lvl>
    <w:lvl w:ilvl="5" w:tplc="08090005" w:tentative="1">
      <w:start w:val="1"/>
      <w:numFmt w:val="bullet"/>
      <w:lvlText w:val=""/>
      <w:lvlJc w:val="left"/>
      <w:pPr>
        <w:ind w:left="4887" w:hanging="360"/>
      </w:pPr>
      <w:rPr>
        <w:rFonts w:hint="default" w:ascii="Wingdings" w:hAnsi="Wingdings"/>
      </w:rPr>
    </w:lvl>
    <w:lvl w:ilvl="6" w:tplc="08090001" w:tentative="1">
      <w:start w:val="1"/>
      <w:numFmt w:val="bullet"/>
      <w:lvlText w:val=""/>
      <w:lvlJc w:val="left"/>
      <w:pPr>
        <w:ind w:left="5607" w:hanging="360"/>
      </w:pPr>
      <w:rPr>
        <w:rFonts w:hint="default" w:ascii="Symbol" w:hAnsi="Symbol"/>
      </w:rPr>
    </w:lvl>
    <w:lvl w:ilvl="7" w:tplc="08090003" w:tentative="1">
      <w:start w:val="1"/>
      <w:numFmt w:val="bullet"/>
      <w:lvlText w:val="o"/>
      <w:lvlJc w:val="left"/>
      <w:pPr>
        <w:ind w:left="6327" w:hanging="360"/>
      </w:pPr>
      <w:rPr>
        <w:rFonts w:hint="default" w:ascii="Courier New" w:hAnsi="Courier New" w:cs="Courier New"/>
      </w:rPr>
    </w:lvl>
    <w:lvl w:ilvl="8" w:tplc="08090005" w:tentative="1">
      <w:start w:val="1"/>
      <w:numFmt w:val="bullet"/>
      <w:lvlText w:val=""/>
      <w:lvlJc w:val="left"/>
      <w:pPr>
        <w:ind w:left="7047" w:hanging="360"/>
      </w:pPr>
      <w:rPr>
        <w:rFonts w:hint="default" w:ascii="Wingdings" w:hAnsi="Wingdings"/>
      </w:rPr>
    </w:lvl>
  </w:abstractNum>
  <w:abstractNum w:abstractNumId="21" w15:restartNumberingAfterBreak="0">
    <w:nsid w:val="708B4CF2"/>
    <w:multiLevelType w:val="multilevel"/>
    <w:tmpl w:val="D5E41480"/>
    <w:lvl w:ilvl="0">
      <w:start w:val="1"/>
      <w:numFmt w:val="upperLetter"/>
      <w:pStyle w:val="Anexo"/>
      <w:suff w:val="nothing"/>
      <w:lvlText w:val="Anexo %1"/>
      <w:lvlJc w:val="left"/>
      <w:pPr>
        <w:ind w:left="0" w:firstLine="0"/>
      </w:pPr>
      <w:rPr>
        <w:rFonts w:hint="default"/>
        <w:caps/>
      </w:rPr>
    </w:lvl>
    <w:lvl w:ilvl="1">
      <w:start w:val="1"/>
      <w:numFmt w:val="decimal"/>
      <w:pStyle w:val="Anexo1"/>
      <w:lvlText w:val="%1.%2"/>
      <w:lvlJc w:val="left"/>
      <w:pPr>
        <w:tabs>
          <w:tab w:val="num" w:pos="1701"/>
        </w:tabs>
        <w:ind w:left="1701" w:hanging="1134"/>
      </w:pPr>
      <w:rPr>
        <w:rFonts w:hint="default"/>
      </w:rPr>
    </w:lvl>
    <w:lvl w:ilvl="2">
      <w:start w:val="1"/>
      <w:numFmt w:val="decimal"/>
      <w:pStyle w:val="Anexo2"/>
      <w:lvlText w:val="%1.%2.%3"/>
      <w:lvlJc w:val="left"/>
      <w:pPr>
        <w:tabs>
          <w:tab w:val="num" w:pos="1701"/>
        </w:tabs>
        <w:ind w:left="1701" w:hanging="1134"/>
      </w:pPr>
      <w:rPr>
        <w:rFonts w:hint="default"/>
      </w:rPr>
    </w:lvl>
    <w:lvl w:ilvl="3">
      <w:start w:val="1"/>
      <w:numFmt w:val="decimal"/>
      <w:pStyle w:val="Anexo3"/>
      <w:lvlText w:val="%1.%2.%3.%4"/>
      <w:lvlJc w:val="left"/>
      <w:pPr>
        <w:tabs>
          <w:tab w:val="num" w:pos="1701"/>
        </w:tabs>
        <w:ind w:left="1701" w:hanging="1134"/>
      </w:pPr>
      <w:rPr>
        <w:rFonts w:hint="default"/>
      </w:rPr>
    </w:lvl>
    <w:lvl w:ilvl="4">
      <w:start w:val="1"/>
      <w:numFmt w:val="decimal"/>
      <w:pStyle w:val="Anexo4"/>
      <w:lvlText w:val="%1.%2.%3.%4.%5"/>
      <w:lvlJc w:val="left"/>
      <w:pPr>
        <w:tabs>
          <w:tab w:val="num" w:pos="2268"/>
        </w:tabs>
        <w:ind w:left="2268" w:hanging="1701"/>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1D55939"/>
    <w:multiLevelType w:val="multilevel"/>
    <w:tmpl w:val="CD888A88"/>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1985"/>
        </w:tabs>
        <w:ind w:left="1985" w:hanging="1418"/>
      </w:pPr>
      <w:rPr>
        <w:rFonts w:hint="default"/>
        <w:lang w:val="en-GB"/>
      </w:rPr>
    </w:lvl>
    <w:lvl w:ilvl="2">
      <w:start w:val="1"/>
      <w:numFmt w:val="decimal"/>
      <w:pStyle w:val="Ttulo3"/>
      <w:lvlText w:val="%1.%2.%3"/>
      <w:lvlJc w:val="left"/>
      <w:pPr>
        <w:tabs>
          <w:tab w:val="num" w:pos="1985"/>
        </w:tabs>
        <w:ind w:left="1985" w:hanging="1418"/>
      </w:pPr>
      <w:rPr>
        <w:rFonts w:hint="default"/>
      </w:rPr>
    </w:lvl>
    <w:lvl w:ilvl="3">
      <w:start w:val="1"/>
      <w:numFmt w:val="decimal"/>
      <w:pStyle w:val="Ttulo4"/>
      <w:lvlText w:val="%1.%2.%3.%4"/>
      <w:lvlJc w:val="left"/>
      <w:pPr>
        <w:tabs>
          <w:tab w:val="num" w:pos="1985"/>
        </w:tabs>
        <w:ind w:left="1985" w:hanging="1418"/>
      </w:pPr>
      <w:rPr>
        <w:rFonts w:hint="default"/>
      </w:rPr>
    </w:lvl>
    <w:lvl w:ilvl="4">
      <w:start w:val="1"/>
      <w:numFmt w:val="decimal"/>
      <w:pStyle w:val="Ttulo5"/>
      <w:lvlText w:val="%1.%2.%3.%4.%5"/>
      <w:lvlJc w:val="left"/>
      <w:pPr>
        <w:tabs>
          <w:tab w:val="num" w:pos="2268"/>
        </w:tabs>
        <w:ind w:left="2268" w:hanging="1701"/>
      </w:pPr>
      <w:rPr>
        <w:rFonts w:hint="default"/>
      </w:rPr>
    </w:lvl>
    <w:lvl w:ilvl="5">
      <w:start w:val="1"/>
      <w:numFmt w:val="decimal"/>
      <w:pStyle w:val="Ttulo6"/>
      <w:lvlText w:val="%1.%2.%3.%4.%5.%6"/>
      <w:lvlJc w:val="left"/>
      <w:pPr>
        <w:tabs>
          <w:tab w:val="num" w:pos="2268"/>
        </w:tabs>
        <w:ind w:left="2268" w:hanging="1701"/>
      </w:pPr>
      <w:rPr>
        <w:rFonts w:hint="default"/>
      </w:rPr>
    </w:lvl>
    <w:lvl w:ilvl="6">
      <w:start w:val="1"/>
      <w:numFmt w:val="decimal"/>
      <w:pStyle w:val="Ttulo7"/>
      <w:lvlText w:val="%1.%2.%3.%4.%5.%6.%7"/>
      <w:lvlJc w:val="left"/>
      <w:pPr>
        <w:tabs>
          <w:tab w:val="num" w:pos="2268"/>
        </w:tabs>
        <w:ind w:left="2268" w:hanging="1701"/>
      </w:pPr>
      <w:rPr>
        <w:rFonts w:hint="default"/>
      </w:rPr>
    </w:lvl>
    <w:lvl w:ilvl="7">
      <w:start w:val="1"/>
      <w:numFmt w:val="decimal"/>
      <w:pStyle w:val="Ttulo8"/>
      <w:lvlText w:val="%1.%2.%3.%4.%5.%6.%7.%8"/>
      <w:lvlJc w:val="left"/>
      <w:pPr>
        <w:tabs>
          <w:tab w:val="num" w:pos="2835"/>
        </w:tabs>
        <w:ind w:left="2835" w:hanging="2268"/>
      </w:pPr>
      <w:rPr>
        <w:rFonts w:hint="default"/>
      </w:rPr>
    </w:lvl>
    <w:lvl w:ilvl="8">
      <w:start w:val="1"/>
      <w:numFmt w:val="decimal"/>
      <w:pStyle w:val="Ttulo9"/>
      <w:lvlText w:val="%1.%2.%3.%4.%5.%6.%7.%8.%9"/>
      <w:lvlJc w:val="left"/>
      <w:pPr>
        <w:tabs>
          <w:tab w:val="num" w:pos="2835"/>
        </w:tabs>
        <w:ind w:left="2835" w:hanging="2268"/>
      </w:pPr>
      <w:rPr>
        <w:rFonts w:hint="default"/>
      </w:rPr>
    </w:lvl>
  </w:abstractNum>
  <w:abstractNum w:abstractNumId="23" w15:restartNumberingAfterBreak="0">
    <w:nsid w:val="760E4436"/>
    <w:multiLevelType w:val="multilevel"/>
    <w:tmpl w:val="236A1990"/>
    <w:lvl w:ilvl="0">
      <w:start w:val="1"/>
      <w:numFmt w:val="bullet"/>
      <w:pStyle w:val="L-guin"/>
      <w:lvlText w:val="-"/>
      <w:lvlJc w:val="left"/>
      <w:pPr>
        <w:tabs>
          <w:tab w:val="num" w:pos="1701"/>
        </w:tabs>
        <w:ind w:left="1701" w:hanging="567"/>
      </w:pPr>
      <w:rPr>
        <w:rFonts w:hint="default" w:ascii="Arial" w:hAnsi="Arial"/>
        <w:sz w:val="19"/>
      </w:rPr>
    </w:lvl>
    <w:lvl w:ilvl="1">
      <w:start w:val="1"/>
      <w:numFmt w:val="bullet"/>
      <w:lvlText w:val="o"/>
      <w:lvlJc w:val="left"/>
      <w:pPr>
        <w:tabs>
          <w:tab w:val="num" w:pos="2268"/>
        </w:tabs>
        <w:ind w:left="2268" w:hanging="567"/>
      </w:pPr>
      <w:rPr>
        <w:rFonts w:hint="default" w:ascii="Courier New" w:hAnsi="Courier New"/>
      </w:rPr>
    </w:lvl>
    <w:lvl w:ilvl="2">
      <w:start w:val="1"/>
      <w:numFmt w:val="bullet"/>
      <w:lvlText w:val=""/>
      <w:lvlJc w:val="left"/>
      <w:pPr>
        <w:tabs>
          <w:tab w:val="num" w:pos="2835"/>
        </w:tabs>
        <w:ind w:left="2835" w:hanging="567"/>
      </w:pPr>
      <w:rPr>
        <w:rFonts w:hint="default" w:ascii="Wingdings" w:hAnsi="Wingdings"/>
      </w:rPr>
    </w:lvl>
    <w:lvl w:ilvl="3">
      <w:start w:val="1"/>
      <w:numFmt w:val="bullet"/>
      <w:lvlText w:val=""/>
      <w:lvlJc w:val="left"/>
      <w:pPr>
        <w:ind w:left="3447" w:hanging="360"/>
      </w:pPr>
      <w:rPr>
        <w:rFonts w:hint="default" w:ascii="Symbol" w:hAnsi="Symbol"/>
      </w:rPr>
    </w:lvl>
    <w:lvl w:ilvl="4">
      <w:start w:val="1"/>
      <w:numFmt w:val="bullet"/>
      <w:lvlText w:val="o"/>
      <w:lvlJc w:val="left"/>
      <w:pPr>
        <w:ind w:left="4167" w:hanging="360"/>
      </w:pPr>
      <w:rPr>
        <w:rFonts w:hint="default" w:ascii="Courier New" w:hAnsi="Courier New" w:cs="Courier New"/>
      </w:rPr>
    </w:lvl>
    <w:lvl w:ilvl="5">
      <w:start w:val="1"/>
      <w:numFmt w:val="bullet"/>
      <w:lvlText w:val=""/>
      <w:lvlJc w:val="left"/>
      <w:pPr>
        <w:ind w:left="4887" w:hanging="360"/>
      </w:pPr>
      <w:rPr>
        <w:rFonts w:hint="default" w:ascii="Wingdings" w:hAnsi="Wingdings"/>
      </w:rPr>
    </w:lvl>
    <w:lvl w:ilvl="6">
      <w:start w:val="1"/>
      <w:numFmt w:val="bullet"/>
      <w:lvlText w:val=""/>
      <w:lvlJc w:val="left"/>
      <w:pPr>
        <w:ind w:left="5607" w:hanging="360"/>
      </w:pPr>
      <w:rPr>
        <w:rFonts w:hint="default" w:ascii="Symbol" w:hAnsi="Symbol"/>
      </w:rPr>
    </w:lvl>
    <w:lvl w:ilvl="7">
      <w:start w:val="1"/>
      <w:numFmt w:val="bullet"/>
      <w:lvlText w:val="o"/>
      <w:lvlJc w:val="left"/>
      <w:pPr>
        <w:ind w:left="6327" w:hanging="360"/>
      </w:pPr>
      <w:rPr>
        <w:rFonts w:hint="default" w:ascii="Courier New" w:hAnsi="Courier New" w:cs="Courier New"/>
      </w:rPr>
    </w:lvl>
    <w:lvl w:ilvl="8">
      <w:start w:val="1"/>
      <w:numFmt w:val="bullet"/>
      <w:lvlText w:val=""/>
      <w:lvlJc w:val="left"/>
      <w:pPr>
        <w:ind w:left="7047" w:hanging="360"/>
      </w:pPr>
      <w:rPr>
        <w:rFonts w:hint="default" w:ascii="Wingdings" w:hAnsi="Wingdings"/>
      </w:rPr>
    </w:lvl>
  </w:abstractNum>
  <w:abstractNum w:abstractNumId="24" w15:restartNumberingAfterBreak="0">
    <w:nsid w:val="78EF2DCE"/>
    <w:multiLevelType w:val="hybridMultilevel"/>
    <w:tmpl w:val="3FD65176"/>
    <w:lvl w:ilvl="0" w:tplc="5ECC1460">
      <w:start w:val="1"/>
      <w:numFmt w:val="bullet"/>
      <w:lvlText w:val="-"/>
      <w:lvlJc w:val="left"/>
      <w:pPr>
        <w:ind w:left="1287" w:hanging="360"/>
      </w:pPr>
      <w:rPr>
        <w:rFonts w:hint="default" w:ascii="Arial" w:hAnsi="Arial"/>
        <w:sz w:val="19"/>
        <w:szCs w:val="19"/>
      </w:rPr>
    </w:lvl>
    <w:lvl w:ilvl="1" w:tplc="0C0A0003" w:tentative="1">
      <w:start w:val="1"/>
      <w:numFmt w:val="bullet"/>
      <w:lvlText w:val="o"/>
      <w:lvlJc w:val="left"/>
      <w:pPr>
        <w:ind w:left="2007" w:hanging="360"/>
      </w:pPr>
      <w:rPr>
        <w:rFonts w:hint="default" w:ascii="Courier New" w:hAnsi="Courier New" w:cs="Courier New"/>
      </w:rPr>
    </w:lvl>
    <w:lvl w:ilvl="2" w:tplc="0C0A0005" w:tentative="1">
      <w:start w:val="1"/>
      <w:numFmt w:val="bullet"/>
      <w:lvlText w:val=""/>
      <w:lvlJc w:val="left"/>
      <w:pPr>
        <w:ind w:left="2727" w:hanging="360"/>
      </w:pPr>
      <w:rPr>
        <w:rFonts w:hint="default" w:ascii="Wingdings" w:hAnsi="Wingdings"/>
      </w:rPr>
    </w:lvl>
    <w:lvl w:ilvl="3" w:tplc="0C0A0001" w:tentative="1">
      <w:start w:val="1"/>
      <w:numFmt w:val="bullet"/>
      <w:lvlText w:val=""/>
      <w:lvlJc w:val="left"/>
      <w:pPr>
        <w:ind w:left="3447" w:hanging="360"/>
      </w:pPr>
      <w:rPr>
        <w:rFonts w:hint="default" w:ascii="Symbol" w:hAnsi="Symbol"/>
      </w:rPr>
    </w:lvl>
    <w:lvl w:ilvl="4" w:tplc="0C0A0003" w:tentative="1">
      <w:start w:val="1"/>
      <w:numFmt w:val="bullet"/>
      <w:lvlText w:val="o"/>
      <w:lvlJc w:val="left"/>
      <w:pPr>
        <w:ind w:left="4167" w:hanging="360"/>
      </w:pPr>
      <w:rPr>
        <w:rFonts w:hint="default" w:ascii="Courier New" w:hAnsi="Courier New" w:cs="Courier New"/>
      </w:rPr>
    </w:lvl>
    <w:lvl w:ilvl="5" w:tplc="0C0A0005" w:tentative="1">
      <w:start w:val="1"/>
      <w:numFmt w:val="bullet"/>
      <w:lvlText w:val=""/>
      <w:lvlJc w:val="left"/>
      <w:pPr>
        <w:ind w:left="4887" w:hanging="360"/>
      </w:pPr>
      <w:rPr>
        <w:rFonts w:hint="default" w:ascii="Wingdings" w:hAnsi="Wingdings"/>
      </w:rPr>
    </w:lvl>
    <w:lvl w:ilvl="6" w:tplc="0C0A0001" w:tentative="1">
      <w:start w:val="1"/>
      <w:numFmt w:val="bullet"/>
      <w:lvlText w:val=""/>
      <w:lvlJc w:val="left"/>
      <w:pPr>
        <w:ind w:left="5607" w:hanging="360"/>
      </w:pPr>
      <w:rPr>
        <w:rFonts w:hint="default" w:ascii="Symbol" w:hAnsi="Symbol"/>
      </w:rPr>
    </w:lvl>
    <w:lvl w:ilvl="7" w:tplc="0C0A0003" w:tentative="1">
      <w:start w:val="1"/>
      <w:numFmt w:val="bullet"/>
      <w:lvlText w:val="o"/>
      <w:lvlJc w:val="left"/>
      <w:pPr>
        <w:ind w:left="6327" w:hanging="360"/>
      </w:pPr>
      <w:rPr>
        <w:rFonts w:hint="default" w:ascii="Courier New" w:hAnsi="Courier New" w:cs="Courier New"/>
      </w:rPr>
    </w:lvl>
    <w:lvl w:ilvl="8" w:tplc="0C0A0005" w:tentative="1">
      <w:start w:val="1"/>
      <w:numFmt w:val="bullet"/>
      <w:lvlText w:val=""/>
      <w:lvlJc w:val="left"/>
      <w:pPr>
        <w:ind w:left="7047" w:hanging="360"/>
      </w:pPr>
      <w:rPr>
        <w:rFonts w:hint="default" w:ascii="Wingdings" w:hAnsi="Wingdings"/>
      </w:rPr>
    </w:lvl>
  </w:abstractNum>
  <w:abstractNum w:abstractNumId="25" w15:restartNumberingAfterBreak="0">
    <w:nsid w:val="7AE33888"/>
    <w:multiLevelType w:val="hybridMultilevel"/>
    <w:tmpl w:val="F5BE052C"/>
    <w:lvl w:ilvl="0" w:tplc="4EAA569C">
      <w:start w:val="50"/>
      <w:numFmt w:val="bullet"/>
      <w:lvlText w:val="-"/>
      <w:lvlJc w:val="left"/>
      <w:pPr>
        <w:ind w:left="720" w:hanging="360"/>
      </w:pPr>
      <w:rPr>
        <w:rFonts w:hint="default"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7B6F122A"/>
    <w:multiLevelType w:val="hybridMultilevel"/>
    <w:tmpl w:val="22AC8BBE"/>
    <w:lvl w:ilvl="0" w:tplc="F462EC52">
      <w:start w:val="1"/>
      <w:numFmt w:val="bullet"/>
      <w:lvlText w:val=""/>
      <w:lvlJc w:val="left"/>
      <w:pPr>
        <w:ind w:left="1287" w:hanging="360"/>
      </w:pPr>
      <w:rPr>
        <w:rFonts w:hint="default" w:ascii="Symbol" w:hAnsi="Symbol"/>
      </w:rPr>
    </w:lvl>
    <w:lvl w:ilvl="1" w:tplc="0C0A0003" w:tentative="1">
      <w:start w:val="1"/>
      <w:numFmt w:val="bullet"/>
      <w:lvlText w:val="o"/>
      <w:lvlJc w:val="left"/>
      <w:pPr>
        <w:ind w:left="2007" w:hanging="360"/>
      </w:pPr>
      <w:rPr>
        <w:rFonts w:hint="default" w:ascii="Courier New" w:hAnsi="Courier New" w:cs="Courier New"/>
      </w:rPr>
    </w:lvl>
    <w:lvl w:ilvl="2" w:tplc="0C0A0005" w:tentative="1">
      <w:start w:val="1"/>
      <w:numFmt w:val="bullet"/>
      <w:lvlText w:val=""/>
      <w:lvlJc w:val="left"/>
      <w:pPr>
        <w:ind w:left="2727" w:hanging="360"/>
      </w:pPr>
      <w:rPr>
        <w:rFonts w:hint="default" w:ascii="Wingdings" w:hAnsi="Wingdings"/>
      </w:rPr>
    </w:lvl>
    <w:lvl w:ilvl="3" w:tplc="0C0A0001" w:tentative="1">
      <w:start w:val="1"/>
      <w:numFmt w:val="bullet"/>
      <w:lvlText w:val=""/>
      <w:lvlJc w:val="left"/>
      <w:pPr>
        <w:ind w:left="3447" w:hanging="360"/>
      </w:pPr>
      <w:rPr>
        <w:rFonts w:hint="default" w:ascii="Symbol" w:hAnsi="Symbol"/>
      </w:rPr>
    </w:lvl>
    <w:lvl w:ilvl="4" w:tplc="0C0A0003" w:tentative="1">
      <w:start w:val="1"/>
      <w:numFmt w:val="bullet"/>
      <w:lvlText w:val="o"/>
      <w:lvlJc w:val="left"/>
      <w:pPr>
        <w:ind w:left="4167" w:hanging="360"/>
      </w:pPr>
      <w:rPr>
        <w:rFonts w:hint="default" w:ascii="Courier New" w:hAnsi="Courier New" w:cs="Courier New"/>
      </w:rPr>
    </w:lvl>
    <w:lvl w:ilvl="5" w:tplc="0C0A0005" w:tentative="1">
      <w:start w:val="1"/>
      <w:numFmt w:val="bullet"/>
      <w:lvlText w:val=""/>
      <w:lvlJc w:val="left"/>
      <w:pPr>
        <w:ind w:left="4887" w:hanging="360"/>
      </w:pPr>
      <w:rPr>
        <w:rFonts w:hint="default" w:ascii="Wingdings" w:hAnsi="Wingdings"/>
      </w:rPr>
    </w:lvl>
    <w:lvl w:ilvl="6" w:tplc="0C0A0001" w:tentative="1">
      <w:start w:val="1"/>
      <w:numFmt w:val="bullet"/>
      <w:lvlText w:val=""/>
      <w:lvlJc w:val="left"/>
      <w:pPr>
        <w:ind w:left="5607" w:hanging="360"/>
      </w:pPr>
      <w:rPr>
        <w:rFonts w:hint="default" w:ascii="Symbol" w:hAnsi="Symbol"/>
      </w:rPr>
    </w:lvl>
    <w:lvl w:ilvl="7" w:tplc="0C0A0003" w:tentative="1">
      <w:start w:val="1"/>
      <w:numFmt w:val="bullet"/>
      <w:lvlText w:val="o"/>
      <w:lvlJc w:val="left"/>
      <w:pPr>
        <w:ind w:left="6327" w:hanging="360"/>
      </w:pPr>
      <w:rPr>
        <w:rFonts w:hint="default" w:ascii="Courier New" w:hAnsi="Courier New" w:cs="Courier New"/>
      </w:rPr>
    </w:lvl>
    <w:lvl w:ilvl="8" w:tplc="0C0A0005" w:tentative="1">
      <w:start w:val="1"/>
      <w:numFmt w:val="bullet"/>
      <w:lvlText w:val=""/>
      <w:lvlJc w:val="left"/>
      <w:pPr>
        <w:ind w:left="7047" w:hanging="360"/>
      </w:pPr>
      <w:rPr>
        <w:rFonts w:hint="default" w:ascii="Wingdings" w:hAnsi="Wingdings"/>
      </w:rPr>
    </w:lvl>
  </w:abstractNum>
  <w:abstractNum w:abstractNumId="27" w15:restartNumberingAfterBreak="0">
    <w:nsid w:val="7FEC5EAE"/>
    <w:multiLevelType w:val="hybridMultilevel"/>
    <w:tmpl w:val="F08CD9A2"/>
    <w:lvl w:ilvl="0" w:tplc="0C0A0001">
      <w:start w:val="1"/>
      <w:numFmt w:val="bullet"/>
      <w:lvlText w:val=""/>
      <w:lvlJc w:val="left"/>
      <w:pPr>
        <w:ind w:left="1287" w:hanging="360"/>
      </w:pPr>
      <w:rPr>
        <w:rFonts w:hint="default" w:ascii="Symbol" w:hAnsi="Symbol"/>
      </w:rPr>
    </w:lvl>
    <w:lvl w:ilvl="1" w:tplc="0C0A0003" w:tentative="1">
      <w:start w:val="1"/>
      <w:numFmt w:val="bullet"/>
      <w:lvlText w:val="o"/>
      <w:lvlJc w:val="left"/>
      <w:pPr>
        <w:ind w:left="2007" w:hanging="360"/>
      </w:pPr>
      <w:rPr>
        <w:rFonts w:hint="default" w:ascii="Courier New" w:hAnsi="Courier New" w:cs="Courier New"/>
      </w:rPr>
    </w:lvl>
    <w:lvl w:ilvl="2" w:tplc="0C0A0005" w:tentative="1">
      <w:start w:val="1"/>
      <w:numFmt w:val="bullet"/>
      <w:lvlText w:val=""/>
      <w:lvlJc w:val="left"/>
      <w:pPr>
        <w:ind w:left="2727" w:hanging="360"/>
      </w:pPr>
      <w:rPr>
        <w:rFonts w:hint="default" w:ascii="Wingdings" w:hAnsi="Wingdings"/>
      </w:rPr>
    </w:lvl>
    <w:lvl w:ilvl="3" w:tplc="0C0A0001" w:tentative="1">
      <w:start w:val="1"/>
      <w:numFmt w:val="bullet"/>
      <w:lvlText w:val=""/>
      <w:lvlJc w:val="left"/>
      <w:pPr>
        <w:ind w:left="3447" w:hanging="360"/>
      </w:pPr>
      <w:rPr>
        <w:rFonts w:hint="default" w:ascii="Symbol" w:hAnsi="Symbol"/>
      </w:rPr>
    </w:lvl>
    <w:lvl w:ilvl="4" w:tplc="0C0A0003" w:tentative="1">
      <w:start w:val="1"/>
      <w:numFmt w:val="bullet"/>
      <w:lvlText w:val="o"/>
      <w:lvlJc w:val="left"/>
      <w:pPr>
        <w:ind w:left="4167" w:hanging="360"/>
      </w:pPr>
      <w:rPr>
        <w:rFonts w:hint="default" w:ascii="Courier New" w:hAnsi="Courier New" w:cs="Courier New"/>
      </w:rPr>
    </w:lvl>
    <w:lvl w:ilvl="5" w:tplc="0C0A0005" w:tentative="1">
      <w:start w:val="1"/>
      <w:numFmt w:val="bullet"/>
      <w:lvlText w:val=""/>
      <w:lvlJc w:val="left"/>
      <w:pPr>
        <w:ind w:left="4887" w:hanging="360"/>
      </w:pPr>
      <w:rPr>
        <w:rFonts w:hint="default" w:ascii="Wingdings" w:hAnsi="Wingdings"/>
      </w:rPr>
    </w:lvl>
    <w:lvl w:ilvl="6" w:tplc="0C0A0001" w:tentative="1">
      <w:start w:val="1"/>
      <w:numFmt w:val="bullet"/>
      <w:lvlText w:val=""/>
      <w:lvlJc w:val="left"/>
      <w:pPr>
        <w:ind w:left="5607" w:hanging="360"/>
      </w:pPr>
      <w:rPr>
        <w:rFonts w:hint="default" w:ascii="Symbol" w:hAnsi="Symbol"/>
      </w:rPr>
    </w:lvl>
    <w:lvl w:ilvl="7" w:tplc="0C0A0003" w:tentative="1">
      <w:start w:val="1"/>
      <w:numFmt w:val="bullet"/>
      <w:lvlText w:val="o"/>
      <w:lvlJc w:val="left"/>
      <w:pPr>
        <w:ind w:left="6327" w:hanging="360"/>
      </w:pPr>
      <w:rPr>
        <w:rFonts w:hint="default" w:ascii="Courier New" w:hAnsi="Courier New" w:cs="Courier New"/>
      </w:rPr>
    </w:lvl>
    <w:lvl w:ilvl="8" w:tplc="0C0A0005" w:tentative="1">
      <w:start w:val="1"/>
      <w:numFmt w:val="bullet"/>
      <w:lvlText w:val=""/>
      <w:lvlJc w:val="left"/>
      <w:pPr>
        <w:ind w:left="7047" w:hanging="360"/>
      </w:pPr>
      <w:rPr>
        <w:rFonts w:hint="default" w:ascii="Wingdings" w:hAnsi="Wingdings"/>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2"/>
  </w:num>
  <w:num w:numId="12">
    <w:abstractNumId w:val="21"/>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num>
  <w:num w:numId="15">
    <w:abstractNumId w:val="21"/>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3"/>
  </w:num>
  <w:num w:numId="18">
    <w:abstractNumId w:val="26"/>
  </w:num>
  <w:num w:numId="19">
    <w:abstractNumId w:val="12"/>
  </w:num>
  <w:num w:numId="20">
    <w:abstractNumId w:val="24"/>
  </w:num>
  <w:num w:numId="21">
    <w:abstractNumId w:val="23"/>
  </w:num>
  <w:num w:numId="22">
    <w:abstractNumId w:val="22"/>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10"/>
  </w:num>
  <w:num w:numId="31">
    <w:abstractNumId w:val="20"/>
  </w:num>
  <w:num w:numId="32">
    <w:abstractNumId w:val="18"/>
  </w:num>
  <w:num w:numId="33">
    <w:abstractNumId w:val="22"/>
  </w:num>
  <w:num w:numId="34">
    <w:abstractNumId w:val="22"/>
  </w:num>
  <w:num w:numId="35">
    <w:abstractNumId w:val="17"/>
  </w:num>
  <w:num w:numId="36">
    <w:abstractNumId w:val="15"/>
  </w:num>
  <w:num w:numId="37">
    <w:abstractNumId w:val="27"/>
  </w:num>
  <w:num w:numId="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muel Vivas Ramos">
    <w15:presenceInfo w15:providerId="AD" w15:userId="S-1-5-21-1614895754-1592454029-725345543-12200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0"/>
  <w:activeWritingStyle w:lang="en-GB" w:vendorID="64" w:dllVersion="131078" w:nlCheck="1" w:checkStyle="1" w:appName="MSWord"/>
  <w:attachedTemplate r:id="rId1"/>
  <w:trackRevisions w:val="false"/>
  <w:defaultTabStop w:val="708"/>
  <w:hyphenationZone w:val="425"/>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373"/>
    <w:rsid w:val="00000B5D"/>
    <w:rsid w:val="00005DC5"/>
    <w:rsid w:val="00006D23"/>
    <w:rsid w:val="00010045"/>
    <w:rsid w:val="00013145"/>
    <w:rsid w:val="00023A4F"/>
    <w:rsid w:val="000309CA"/>
    <w:rsid w:val="00030A9B"/>
    <w:rsid w:val="000314D2"/>
    <w:rsid w:val="00031D2B"/>
    <w:rsid w:val="00033BAC"/>
    <w:rsid w:val="000346CE"/>
    <w:rsid w:val="00037FEF"/>
    <w:rsid w:val="00040D67"/>
    <w:rsid w:val="0004311C"/>
    <w:rsid w:val="00044736"/>
    <w:rsid w:val="00044E23"/>
    <w:rsid w:val="00046333"/>
    <w:rsid w:val="00046A5C"/>
    <w:rsid w:val="0005316F"/>
    <w:rsid w:val="0005347E"/>
    <w:rsid w:val="00054DA8"/>
    <w:rsid w:val="0005516F"/>
    <w:rsid w:val="00056C2C"/>
    <w:rsid w:val="00057D6D"/>
    <w:rsid w:val="000630E8"/>
    <w:rsid w:val="000640D1"/>
    <w:rsid w:val="00064737"/>
    <w:rsid w:val="00066F6D"/>
    <w:rsid w:val="000709E8"/>
    <w:rsid w:val="00072980"/>
    <w:rsid w:val="00076DAD"/>
    <w:rsid w:val="0007708D"/>
    <w:rsid w:val="00080BFC"/>
    <w:rsid w:val="00081C21"/>
    <w:rsid w:val="0008349C"/>
    <w:rsid w:val="000842DA"/>
    <w:rsid w:val="00084A2F"/>
    <w:rsid w:val="00084D85"/>
    <w:rsid w:val="0008704E"/>
    <w:rsid w:val="0009124F"/>
    <w:rsid w:val="00093628"/>
    <w:rsid w:val="000976F2"/>
    <w:rsid w:val="000A428C"/>
    <w:rsid w:val="000A46F6"/>
    <w:rsid w:val="000A4710"/>
    <w:rsid w:val="000B0681"/>
    <w:rsid w:val="000B5C25"/>
    <w:rsid w:val="000B6A11"/>
    <w:rsid w:val="000C3766"/>
    <w:rsid w:val="000C3D45"/>
    <w:rsid w:val="000C57D5"/>
    <w:rsid w:val="000C5F47"/>
    <w:rsid w:val="000D16C0"/>
    <w:rsid w:val="000D3181"/>
    <w:rsid w:val="000D3FBF"/>
    <w:rsid w:val="000D5188"/>
    <w:rsid w:val="000D612E"/>
    <w:rsid w:val="000E0CEF"/>
    <w:rsid w:val="000E147F"/>
    <w:rsid w:val="000E5F71"/>
    <w:rsid w:val="000E6210"/>
    <w:rsid w:val="000E7346"/>
    <w:rsid w:val="000F0715"/>
    <w:rsid w:val="000F4A88"/>
    <w:rsid w:val="000F5E7D"/>
    <w:rsid w:val="000F69D4"/>
    <w:rsid w:val="00114D92"/>
    <w:rsid w:val="001161E1"/>
    <w:rsid w:val="001200A0"/>
    <w:rsid w:val="00120767"/>
    <w:rsid w:val="00122CDC"/>
    <w:rsid w:val="00126373"/>
    <w:rsid w:val="00130B1A"/>
    <w:rsid w:val="0013133B"/>
    <w:rsid w:val="00133C44"/>
    <w:rsid w:val="001340A0"/>
    <w:rsid w:val="00137298"/>
    <w:rsid w:val="00141CF4"/>
    <w:rsid w:val="001420F0"/>
    <w:rsid w:val="00143826"/>
    <w:rsid w:val="00146E8E"/>
    <w:rsid w:val="0015072E"/>
    <w:rsid w:val="0015082C"/>
    <w:rsid w:val="001542DA"/>
    <w:rsid w:val="00156B8B"/>
    <w:rsid w:val="00157172"/>
    <w:rsid w:val="001574CD"/>
    <w:rsid w:val="001679AC"/>
    <w:rsid w:val="00171635"/>
    <w:rsid w:val="0017472D"/>
    <w:rsid w:val="00177713"/>
    <w:rsid w:val="00181411"/>
    <w:rsid w:val="00183348"/>
    <w:rsid w:val="00184D39"/>
    <w:rsid w:val="00186667"/>
    <w:rsid w:val="00186AF7"/>
    <w:rsid w:val="001919A8"/>
    <w:rsid w:val="00195306"/>
    <w:rsid w:val="00196CA9"/>
    <w:rsid w:val="001A0CF5"/>
    <w:rsid w:val="001A1FE4"/>
    <w:rsid w:val="001A2977"/>
    <w:rsid w:val="001A4046"/>
    <w:rsid w:val="001A451E"/>
    <w:rsid w:val="001A5FE2"/>
    <w:rsid w:val="001A7AE9"/>
    <w:rsid w:val="001B4430"/>
    <w:rsid w:val="001B4490"/>
    <w:rsid w:val="001B4AC1"/>
    <w:rsid w:val="001B4B26"/>
    <w:rsid w:val="001B6119"/>
    <w:rsid w:val="001B746C"/>
    <w:rsid w:val="001C0D8B"/>
    <w:rsid w:val="001C2C44"/>
    <w:rsid w:val="001C7AEC"/>
    <w:rsid w:val="001D1F08"/>
    <w:rsid w:val="001D6538"/>
    <w:rsid w:val="001D7C7B"/>
    <w:rsid w:val="001D7F99"/>
    <w:rsid w:val="001E19EE"/>
    <w:rsid w:val="001E3012"/>
    <w:rsid w:val="001E301A"/>
    <w:rsid w:val="001E36B5"/>
    <w:rsid w:val="001F1A95"/>
    <w:rsid w:val="001F589B"/>
    <w:rsid w:val="001F6585"/>
    <w:rsid w:val="00200825"/>
    <w:rsid w:val="0020664F"/>
    <w:rsid w:val="002075DD"/>
    <w:rsid w:val="00214175"/>
    <w:rsid w:val="00217CB6"/>
    <w:rsid w:val="00217D0A"/>
    <w:rsid w:val="002204C0"/>
    <w:rsid w:val="0022180A"/>
    <w:rsid w:val="00233799"/>
    <w:rsid w:val="00234030"/>
    <w:rsid w:val="00235704"/>
    <w:rsid w:val="002411CB"/>
    <w:rsid w:val="00244001"/>
    <w:rsid w:val="002451F1"/>
    <w:rsid w:val="00245531"/>
    <w:rsid w:val="00253B6F"/>
    <w:rsid w:val="00262341"/>
    <w:rsid w:val="00262A19"/>
    <w:rsid w:val="0026454C"/>
    <w:rsid w:val="00265B49"/>
    <w:rsid w:val="00270093"/>
    <w:rsid w:val="00271695"/>
    <w:rsid w:val="00272220"/>
    <w:rsid w:val="002740D5"/>
    <w:rsid w:val="002764DE"/>
    <w:rsid w:val="002770D3"/>
    <w:rsid w:val="00280258"/>
    <w:rsid w:val="002834F1"/>
    <w:rsid w:val="00285445"/>
    <w:rsid w:val="0028577C"/>
    <w:rsid w:val="0028628A"/>
    <w:rsid w:val="00286FDA"/>
    <w:rsid w:val="002871CF"/>
    <w:rsid w:val="00290EBC"/>
    <w:rsid w:val="00291D03"/>
    <w:rsid w:val="0029440C"/>
    <w:rsid w:val="0029798B"/>
    <w:rsid w:val="00297D19"/>
    <w:rsid w:val="002A2441"/>
    <w:rsid w:val="002A304E"/>
    <w:rsid w:val="002A3909"/>
    <w:rsid w:val="002A57D7"/>
    <w:rsid w:val="002B1312"/>
    <w:rsid w:val="002B1658"/>
    <w:rsid w:val="002B3D26"/>
    <w:rsid w:val="002B608E"/>
    <w:rsid w:val="002B6BA3"/>
    <w:rsid w:val="002D0FB8"/>
    <w:rsid w:val="002D712C"/>
    <w:rsid w:val="002E08EA"/>
    <w:rsid w:val="002E0EF5"/>
    <w:rsid w:val="002E268F"/>
    <w:rsid w:val="002E29A7"/>
    <w:rsid w:val="002E3794"/>
    <w:rsid w:val="002E4AC8"/>
    <w:rsid w:val="002E561F"/>
    <w:rsid w:val="002F1717"/>
    <w:rsid w:val="002F6702"/>
    <w:rsid w:val="00305EDC"/>
    <w:rsid w:val="00315F7D"/>
    <w:rsid w:val="00323402"/>
    <w:rsid w:val="00325B16"/>
    <w:rsid w:val="00325B34"/>
    <w:rsid w:val="0033067A"/>
    <w:rsid w:val="00332B46"/>
    <w:rsid w:val="00336B68"/>
    <w:rsid w:val="00350A7A"/>
    <w:rsid w:val="0035284C"/>
    <w:rsid w:val="00352BF0"/>
    <w:rsid w:val="00353DF4"/>
    <w:rsid w:val="00357CDE"/>
    <w:rsid w:val="0036151D"/>
    <w:rsid w:val="00362128"/>
    <w:rsid w:val="00362E28"/>
    <w:rsid w:val="003718AF"/>
    <w:rsid w:val="00373152"/>
    <w:rsid w:val="00383713"/>
    <w:rsid w:val="00387D1B"/>
    <w:rsid w:val="00393D46"/>
    <w:rsid w:val="0039601A"/>
    <w:rsid w:val="00397759"/>
    <w:rsid w:val="003A06E8"/>
    <w:rsid w:val="003A09CA"/>
    <w:rsid w:val="003A16C8"/>
    <w:rsid w:val="003A1785"/>
    <w:rsid w:val="003A4D4E"/>
    <w:rsid w:val="003A6BF7"/>
    <w:rsid w:val="003B06F4"/>
    <w:rsid w:val="003B671A"/>
    <w:rsid w:val="003C0647"/>
    <w:rsid w:val="003C448D"/>
    <w:rsid w:val="003D1712"/>
    <w:rsid w:val="003D2432"/>
    <w:rsid w:val="003D3D4F"/>
    <w:rsid w:val="003D46C2"/>
    <w:rsid w:val="003D4BE6"/>
    <w:rsid w:val="003D5C07"/>
    <w:rsid w:val="003D77F9"/>
    <w:rsid w:val="003E25FA"/>
    <w:rsid w:val="003E2E2C"/>
    <w:rsid w:val="003E60E0"/>
    <w:rsid w:val="003E6E2C"/>
    <w:rsid w:val="003F096A"/>
    <w:rsid w:val="003F48EB"/>
    <w:rsid w:val="003F4C94"/>
    <w:rsid w:val="003F7B78"/>
    <w:rsid w:val="004030B4"/>
    <w:rsid w:val="00403755"/>
    <w:rsid w:val="00410F65"/>
    <w:rsid w:val="0041201F"/>
    <w:rsid w:val="004123A6"/>
    <w:rsid w:val="00413FD7"/>
    <w:rsid w:val="00423C11"/>
    <w:rsid w:val="0042622C"/>
    <w:rsid w:val="00431C0C"/>
    <w:rsid w:val="00434C32"/>
    <w:rsid w:val="004372D6"/>
    <w:rsid w:val="004375F6"/>
    <w:rsid w:val="0044050F"/>
    <w:rsid w:val="00440F66"/>
    <w:rsid w:val="00442E3F"/>
    <w:rsid w:val="0044352E"/>
    <w:rsid w:val="0044542F"/>
    <w:rsid w:val="00447C8C"/>
    <w:rsid w:val="004505A6"/>
    <w:rsid w:val="00450643"/>
    <w:rsid w:val="00453E70"/>
    <w:rsid w:val="00456C7E"/>
    <w:rsid w:val="004608E3"/>
    <w:rsid w:val="00461E13"/>
    <w:rsid w:val="00461F38"/>
    <w:rsid w:val="004627FB"/>
    <w:rsid w:val="00465780"/>
    <w:rsid w:val="00465929"/>
    <w:rsid w:val="00466FA1"/>
    <w:rsid w:val="0047572A"/>
    <w:rsid w:val="00484CDE"/>
    <w:rsid w:val="00491871"/>
    <w:rsid w:val="00493B84"/>
    <w:rsid w:val="00495FB0"/>
    <w:rsid w:val="00496715"/>
    <w:rsid w:val="004A2C23"/>
    <w:rsid w:val="004A3C97"/>
    <w:rsid w:val="004A55F6"/>
    <w:rsid w:val="004B11F9"/>
    <w:rsid w:val="004B59B3"/>
    <w:rsid w:val="004B68C4"/>
    <w:rsid w:val="004B7FF2"/>
    <w:rsid w:val="004C0310"/>
    <w:rsid w:val="004C6435"/>
    <w:rsid w:val="004C72C6"/>
    <w:rsid w:val="004C7E32"/>
    <w:rsid w:val="004D354C"/>
    <w:rsid w:val="004D4110"/>
    <w:rsid w:val="004E1E9B"/>
    <w:rsid w:val="004E33B6"/>
    <w:rsid w:val="004E3676"/>
    <w:rsid w:val="004E588A"/>
    <w:rsid w:val="004E64FD"/>
    <w:rsid w:val="004E7994"/>
    <w:rsid w:val="004F17DB"/>
    <w:rsid w:val="004F5405"/>
    <w:rsid w:val="004F5711"/>
    <w:rsid w:val="004F5FAE"/>
    <w:rsid w:val="004F66C1"/>
    <w:rsid w:val="0050041D"/>
    <w:rsid w:val="005054CD"/>
    <w:rsid w:val="00505584"/>
    <w:rsid w:val="00507260"/>
    <w:rsid w:val="005107FD"/>
    <w:rsid w:val="005220FE"/>
    <w:rsid w:val="0052310F"/>
    <w:rsid w:val="00532B9B"/>
    <w:rsid w:val="00533062"/>
    <w:rsid w:val="00533680"/>
    <w:rsid w:val="00537F94"/>
    <w:rsid w:val="00540BBB"/>
    <w:rsid w:val="00547653"/>
    <w:rsid w:val="0055115C"/>
    <w:rsid w:val="0055416F"/>
    <w:rsid w:val="005646FC"/>
    <w:rsid w:val="00566E43"/>
    <w:rsid w:val="00572617"/>
    <w:rsid w:val="00583225"/>
    <w:rsid w:val="00584E3E"/>
    <w:rsid w:val="00592397"/>
    <w:rsid w:val="0059489F"/>
    <w:rsid w:val="005A030D"/>
    <w:rsid w:val="005A0410"/>
    <w:rsid w:val="005A0BC3"/>
    <w:rsid w:val="005B2F30"/>
    <w:rsid w:val="005B3DAA"/>
    <w:rsid w:val="005B5F02"/>
    <w:rsid w:val="005C0CB4"/>
    <w:rsid w:val="005C1E9D"/>
    <w:rsid w:val="005D3A4D"/>
    <w:rsid w:val="005D3F72"/>
    <w:rsid w:val="005D5BBB"/>
    <w:rsid w:val="005E1C54"/>
    <w:rsid w:val="005F44B9"/>
    <w:rsid w:val="005F7312"/>
    <w:rsid w:val="00604FB0"/>
    <w:rsid w:val="006079BA"/>
    <w:rsid w:val="006146A0"/>
    <w:rsid w:val="0062700C"/>
    <w:rsid w:val="006310AA"/>
    <w:rsid w:val="0063398E"/>
    <w:rsid w:val="00637B90"/>
    <w:rsid w:val="00640172"/>
    <w:rsid w:val="00641CA7"/>
    <w:rsid w:val="00642BF1"/>
    <w:rsid w:val="006460C5"/>
    <w:rsid w:val="0065099F"/>
    <w:rsid w:val="006551AA"/>
    <w:rsid w:val="006554AF"/>
    <w:rsid w:val="00656B67"/>
    <w:rsid w:val="00657EC7"/>
    <w:rsid w:val="006611DB"/>
    <w:rsid w:val="006734F7"/>
    <w:rsid w:val="00673FE6"/>
    <w:rsid w:val="0067585B"/>
    <w:rsid w:val="006763B2"/>
    <w:rsid w:val="00680106"/>
    <w:rsid w:val="006813D5"/>
    <w:rsid w:val="0068553A"/>
    <w:rsid w:val="00687247"/>
    <w:rsid w:val="006875F8"/>
    <w:rsid w:val="00690227"/>
    <w:rsid w:val="0069276E"/>
    <w:rsid w:val="006950B6"/>
    <w:rsid w:val="00697A06"/>
    <w:rsid w:val="006A514B"/>
    <w:rsid w:val="006A6A86"/>
    <w:rsid w:val="006B39AF"/>
    <w:rsid w:val="006B39E5"/>
    <w:rsid w:val="006B3DE5"/>
    <w:rsid w:val="006B6722"/>
    <w:rsid w:val="006B7BBC"/>
    <w:rsid w:val="006C67BB"/>
    <w:rsid w:val="006C7C17"/>
    <w:rsid w:val="006D5F90"/>
    <w:rsid w:val="006D6AD1"/>
    <w:rsid w:val="006F7F15"/>
    <w:rsid w:val="00701919"/>
    <w:rsid w:val="00701B4C"/>
    <w:rsid w:val="00701E99"/>
    <w:rsid w:val="0070209B"/>
    <w:rsid w:val="00703816"/>
    <w:rsid w:val="00705679"/>
    <w:rsid w:val="00705D94"/>
    <w:rsid w:val="00707E98"/>
    <w:rsid w:val="00712C1D"/>
    <w:rsid w:val="00725D91"/>
    <w:rsid w:val="0072768D"/>
    <w:rsid w:val="00727B95"/>
    <w:rsid w:val="0073302B"/>
    <w:rsid w:val="0073321D"/>
    <w:rsid w:val="007336B5"/>
    <w:rsid w:val="00735135"/>
    <w:rsid w:val="007379D1"/>
    <w:rsid w:val="00740F61"/>
    <w:rsid w:val="00742B14"/>
    <w:rsid w:val="007442D1"/>
    <w:rsid w:val="00747C8C"/>
    <w:rsid w:val="00753BF4"/>
    <w:rsid w:val="00755ABB"/>
    <w:rsid w:val="007601B5"/>
    <w:rsid w:val="007653CC"/>
    <w:rsid w:val="00774ECE"/>
    <w:rsid w:val="007846F5"/>
    <w:rsid w:val="00784AF5"/>
    <w:rsid w:val="00787462"/>
    <w:rsid w:val="007902E6"/>
    <w:rsid w:val="00794C7A"/>
    <w:rsid w:val="007A032A"/>
    <w:rsid w:val="007A27D5"/>
    <w:rsid w:val="007A37DB"/>
    <w:rsid w:val="007A37E8"/>
    <w:rsid w:val="007A4097"/>
    <w:rsid w:val="007A498D"/>
    <w:rsid w:val="007A7A6E"/>
    <w:rsid w:val="007B1166"/>
    <w:rsid w:val="007B14B6"/>
    <w:rsid w:val="007B4327"/>
    <w:rsid w:val="007B7A9C"/>
    <w:rsid w:val="007C4BA5"/>
    <w:rsid w:val="007C4BB7"/>
    <w:rsid w:val="007C7EBA"/>
    <w:rsid w:val="007D07FF"/>
    <w:rsid w:val="007D2719"/>
    <w:rsid w:val="007D326D"/>
    <w:rsid w:val="007D40E1"/>
    <w:rsid w:val="007D5D70"/>
    <w:rsid w:val="007D770B"/>
    <w:rsid w:val="007E70F2"/>
    <w:rsid w:val="007E77E2"/>
    <w:rsid w:val="007F4D29"/>
    <w:rsid w:val="00801F05"/>
    <w:rsid w:val="00802D50"/>
    <w:rsid w:val="008034B4"/>
    <w:rsid w:val="00805C79"/>
    <w:rsid w:val="008068F4"/>
    <w:rsid w:val="00816A62"/>
    <w:rsid w:val="008254D2"/>
    <w:rsid w:val="0083038F"/>
    <w:rsid w:val="00831A0B"/>
    <w:rsid w:val="008330C9"/>
    <w:rsid w:val="00841FB9"/>
    <w:rsid w:val="00842B63"/>
    <w:rsid w:val="00846600"/>
    <w:rsid w:val="00850C95"/>
    <w:rsid w:val="00850CB2"/>
    <w:rsid w:val="00851460"/>
    <w:rsid w:val="00851AD9"/>
    <w:rsid w:val="008570B7"/>
    <w:rsid w:val="0086183E"/>
    <w:rsid w:val="00863147"/>
    <w:rsid w:val="00863F32"/>
    <w:rsid w:val="00865C12"/>
    <w:rsid w:val="008660CF"/>
    <w:rsid w:val="00866A4A"/>
    <w:rsid w:val="008675D6"/>
    <w:rsid w:val="00871BFE"/>
    <w:rsid w:val="008742A5"/>
    <w:rsid w:val="00874592"/>
    <w:rsid w:val="00874F7B"/>
    <w:rsid w:val="00882093"/>
    <w:rsid w:val="00884A92"/>
    <w:rsid w:val="008851E7"/>
    <w:rsid w:val="0088568D"/>
    <w:rsid w:val="008870ED"/>
    <w:rsid w:val="008872A6"/>
    <w:rsid w:val="00887818"/>
    <w:rsid w:val="0089004D"/>
    <w:rsid w:val="00890478"/>
    <w:rsid w:val="0089080A"/>
    <w:rsid w:val="00896D2B"/>
    <w:rsid w:val="008B7F06"/>
    <w:rsid w:val="008C2A16"/>
    <w:rsid w:val="008C52C4"/>
    <w:rsid w:val="008D6918"/>
    <w:rsid w:val="008E0362"/>
    <w:rsid w:val="008E5A0D"/>
    <w:rsid w:val="008E6CB9"/>
    <w:rsid w:val="008F0BA3"/>
    <w:rsid w:val="008F2A0E"/>
    <w:rsid w:val="008F2C28"/>
    <w:rsid w:val="008F2FFE"/>
    <w:rsid w:val="008F3F3F"/>
    <w:rsid w:val="008F454B"/>
    <w:rsid w:val="008F534F"/>
    <w:rsid w:val="008F6534"/>
    <w:rsid w:val="008F6B49"/>
    <w:rsid w:val="00904859"/>
    <w:rsid w:val="00905200"/>
    <w:rsid w:val="00912B21"/>
    <w:rsid w:val="00913189"/>
    <w:rsid w:val="00923AEF"/>
    <w:rsid w:val="0092405A"/>
    <w:rsid w:val="009279DD"/>
    <w:rsid w:val="009323B7"/>
    <w:rsid w:val="00933987"/>
    <w:rsid w:val="00945053"/>
    <w:rsid w:val="009454A7"/>
    <w:rsid w:val="0094652D"/>
    <w:rsid w:val="00952573"/>
    <w:rsid w:val="009528DB"/>
    <w:rsid w:val="00954ACE"/>
    <w:rsid w:val="00961108"/>
    <w:rsid w:val="00963603"/>
    <w:rsid w:val="00963BAB"/>
    <w:rsid w:val="00973AD6"/>
    <w:rsid w:val="0097526B"/>
    <w:rsid w:val="009800BF"/>
    <w:rsid w:val="00983143"/>
    <w:rsid w:val="00984646"/>
    <w:rsid w:val="00986242"/>
    <w:rsid w:val="00987788"/>
    <w:rsid w:val="00993A34"/>
    <w:rsid w:val="00996A9E"/>
    <w:rsid w:val="009A05AC"/>
    <w:rsid w:val="009A5CC5"/>
    <w:rsid w:val="009B52F1"/>
    <w:rsid w:val="009C0CA3"/>
    <w:rsid w:val="009D042D"/>
    <w:rsid w:val="009D10E2"/>
    <w:rsid w:val="009D14C8"/>
    <w:rsid w:val="009D5C6E"/>
    <w:rsid w:val="009D76B2"/>
    <w:rsid w:val="009E03E5"/>
    <w:rsid w:val="009E25EC"/>
    <w:rsid w:val="009E3D80"/>
    <w:rsid w:val="009E6E0A"/>
    <w:rsid w:val="009F1810"/>
    <w:rsid w:val="009F51F4"/>
    <w:rsid w:val="009F56F0"/>
    <w:rsid w:val="009F7635"/>
    <w:rsid w:val="009F7CF3"/>
    <w:rsid w:val="00A018EE"/>
    <w:rsid w:val="00A024A4"/>
    <w:rsid w:val="00A10A22"/>
    <w:rsid w:val="00A14E9C"/>
    <w:rsid w:val="00A15531"/>
    <w:rsid w:val="00A1676B"/>
    <w:rsid w:val="00A21814"/>
    <w:rsid w:val="00A26C02"/>
    <w:rsid w:val="00A27963"/>
    <w:rsid w:val="00A348CA"/>
    <w:rsid w:val="00A37640"/>
    <w:rsid w:val="00A42E3D"/>
    <w:rsid w:val="00A43D30"/>
    <w:rsid w:val="00A4642C"/>
    <w:rsid w:val="00A53198"/>
    <w:rsid w:val="00A54A21"/>
    <w:rsid w:val="00A57E13"/>
    <w:rsid w:val="00A613AF"/>
    <w:rsid w:val="00A62C0A"/>
    <w:rsid w:val="00A70760"/>
    <w:rsid w:val="00A708AA"/>
    <w:rsid w:val="00A80139"/>
    <w:rsid w:val="00A80321"/>
    <w:rsid w:val="00A854AE"/>
    <w:rsid w:val="00A909F2"/>
    <w:rsid w:val="00AA070B"/>
    <w:rsid w:val="00AA3BBF"/>
    <w:rsid w:val="00AA6C95"/>
    <w:rsid w:val="00AA728A"/>
    <w:rsid w:val="00AB0340"/>
    <w:rsid w:val="00AB4831"/>
    <w:rsid w:val="00AB62C3"/>
    <w:rsid w:val="00AC21C1"/>
    <w:rsid w:val="00AC68E5"/>
    <w:rsid w:val="00AC75A9"/>
    <w:rsid w:val="00AD0EEC"/>
    <w:rsid w:val="00AD371F"/>
    <w:rsid w:val="00AD503B"/>
    <w:rsid w:val="00AD6010"/>
    <w:rsid w:val="00AE7115"/>
    <w:rsid w:val="00AF279C"/>
    <w:rsid w:val="00AF362B"/>
    <w:rsid w:val="00AF3B28"/>
    <w:rsid w:val="00AF673F"/>
    <w:rsid w:val="00B00F38"/>
    <w:rsid w:val="00B010C8"/>
    <w:rsid w:val="00B01DA3"/>
    <w:rsid w:val="00B04B68"/>
    <w:rsid w:val="00B1117F"/>
    <w:rsid w:val="00B24623"/>
    <w:rsid w:val="00B25D93"/>
    <w:rsid w:val="00B264BE"/>
    <w:rsid w:val="00B276A5"/>
    <w:rsid w:val="00B36982"/>
    <w:rsid w:val="00B41486"/>
    <w:rsid w:val="00B417F1"/>
    <w:rsid w:val="00B50A00"/>
    <w:rsid w:val="00B562F7"/>
    <w:rsid w:val="00B56937"/>
    <w:rsid w:val="00B57D01"/>
    <w:rsid w:val="00B63B06"/>
    <w:rsid w:val="00B64C13"/>
    <w:rsid w:val="00B71347"/>
    <w:rsid w:val="00B71D38"/>
    <w:rsid w:val="00B72ADC"/>
    <w:rsid w:val="00B742B7"/>
    <w:rsid w:val="00B7509B"/>
    <w:rsid w:val="00B753BE"/>
    <w:rsid w:val="00B836D9"/>
    <w:rsid w:val="00B844AD"/>
    <w:rsid w:val="00B904C6"/>
    <w:rsid w:val="00B90D3A"/>
    <w:rsid w:val="00B911AB"/>
    <w:rsid w:val="00B93937"/>
    <w:rsid w:val="00B9410D"/>
    <w:rsid w:val="00B9605B"/>
    <w:rsid w:val="00B979B5"/>
    <w:rsid w:val="00BA3B6A"/>
    <w:rsid w:val="00BA533E"/>
    <w:rsid w:val="00BA55EA"/>
    <w:rsid w:val="00BB7AD5"/>
    <w:rsid w:val="00BC0ABB"/>
    <w:rsid w:val="00BC243F"/>
    <w:rsid w:val="00BC3BBD"/>
    <w:rsid w:val="00BC58E8"/>
    <w:rsid w:val="00BC5D35"/>
    <w:rsid w:val="00BC76EA"/>
    <w:rsid w:val="00BD3045"/>
    <w:rsid w:val="00BD3F4A"/>
    <w:rsid w:val="00BD72E7"/>
    <w:rsid w:val="00BD742F"/>
    <w:rsid w:val="00BE0787"/>
    <w:rsid w:val="00BE1C92"/>
    <w:rsid w:val="00BE3994"/>
    <w:rsid w:val="00BE523C"/>
    <w:rsid w:val="00BE724D"/>
    <w:rsid w:val="00BE737D"/>
    <w:rsid w:val="00BF457B"/>
    <w:rsid w:val="00BF574D"/>
    <w:rsid w:val="00BF5F21"/>
    <w:rsid w:val="00BF771C"/>
    <w:rsid w:val="00C01AF7"/>
    <w:rsid w:val="00C038FA"/>
    <w:rsid w:val="00C04B95"/>
    <w:rsid w:val="00C05B77"/>
    <w:rsid w:val="00C05C99"/>
    <w:rsid w:val="00C05D85"/>
    <w:rsid w:val="00C1010B"/>
    <w:rsid w:val="00C148C4"/>
    <w:rsid w:val="00C16F5A"/>
    <w:rsid w:val="00C173B0"/>
    <w:rsid w:val="00C22103"/>
    <w:rsid w:val="00C246B6"/>
    <w:rsid w:val="00C300B1"/>
    <w:rsid w:val="00C30EFA"/>
    <w:rsid w:val="00C30FFA"/>
    <w:rsid w:val="00C310A8"/>
    <w:rsid w:val="00C310E2"/>
    <w:rsid w:val="00C35C68"/>
    <w:rsid w:val="00C35DAE"/>
    <w:rsid w:val="00C37694"/>
    <w:rsid w:val="00C44097"/>
    <w:rsid w:val="00C4423A"/>
    <w:rsid w:val="00C46594"/>
    <w:rsid w:val="00C52E4D"/>
    <w:rsid w:val="00C60F48"/>
    <w:rsid w:val="00C636C2"/>
    <w:rsid w:val="00C636F3"/>
    <w:rsid w:val="00C63E81"/>
    <w:rsid w:val="00C71E1A"/>
    <w:rsid w:val="00C723DB"/>
    <w:rsid w:val="00C7598F"/>
    <w:rsid w:val="00C772A3"/>
    <w:rsid w:val="00C77C43"/>
    <w:rsid w:val="00C8056E"/>
    <w:rsid w:val="00C84EC0"/>
    <w:rsid w:val="00C87277"/>
    <w:rsid w:val="00C87D97"/>
    <w:rsid w:val="00C91E46"/>
    <w:rsid w:val="00C96FBD"/>
    <w:rsid w:val="00C97535"/>
    <w:rsid w:val="00CA4452"/>
    <w:rsid w:val="00CA604C"/>
    <w:rsid w:val="00CC1824"/>
    <w:rsid w:val="00CC41D6"/>
    <w:rsid w:val="00CC4300"/>
    <w:rsid w:val="00CD377E"/>
    <w:rsid w:val="00CE040F"/>
    <w:rsid w:val="00CE528A"/>
    <w:rsid w:val="00CE55FD"/>
    <w:rsid w:val="00CE6D70"/>
    <w:rsid w:val="00CF0E48"/>
    <w:rsid w:val="00CF1CF5"/>
    <w:rsid w:val="00CF78DA"/>
    <w:rsid w:val="00D02B93"/>
    <w:rsid w:val="00D02EE4"/>
    <w:rsid w:val="00D03943"/>
    <w:rsid w:val="00D12B3E"/>
    <w:rsid w:val="00D131D0"/>
    <w:rsid w:val="00D20EA6"/>
    <w:rsid w:val="00D20EC8"/>
    <w:rsid w:val="00D312C0"/>
    <w:rsid w:val="00D32676"/>
    <w:rsid w:val="00D3394B"/>
    <w:rsid w:val="00D33DEB"/>
    <w:rsid w:val="00D3704E"/>
    <w:rsid w:val="00D43E2E"/>
    <w:rsid w:val="00D45DD7"/>
    <w:rsid w:val="00D507E5"/>
    <w:rsid w:val="00D535FE"/>
    <w:rsid w:val="00D53E84"/>
    <w:rsid w:val="00D70735"/>
    <w:rsid w:val="00D74139"/>
    <w:rsid w:val="00D74E76"/>
    <w:rsid w:val="00D80DD3"/>
    <w:rsid w:val="00D83C60"/>
    <w:rsid w:val="00D84799"/>
    <w:rsid w:val="00D91A84"/>
    <w:rsid w:val="00D93AD8"/>
    <w:rsid w:val="00DA265E"/>
    <w:rsid w:val="00DA4CC6"/>
    <w:rsid w:val="00DA5B04"/>
    <w:rsid w:val="00DA677F"/>
    <w:rsid w:val="00DA6E5E"/>
    <w:rsid w:val="00DA791A"/>
    <w:rsid w:val="00DA7BDD"/>
    <w:rsid w:val="00DB1542"/>
    <w:rsid w:val="00DB3124"/>
    <w:rsid w:val="00DB410B"/>
    <w:rsid w:val="00DC0679"/>
    <w:rsid w:val="00DC2BA7"/>
    <w:rsid w:val="00DC3C29"/>
    <w:rsid w:val="00DC4E58"/>
    <w:rsid w:val="00DD04E7"/>
    <w:rsid w:val="00DD0949"/>
    <w:rsid w:val="00DD1DAA"/>
    <w:rsid w:val="00DD2976"/>
    <w:rsid w:val="00DD5D1C"/>
    <w:rsid w:val="00DE492E"/>
    <w:rsid w:val="00DF22C5"/>
    <w:rsid w:val="00DF59BA"/>
    <w:rsid w:val="00E007E0"/>
    <w:rsid w:val="00E01436"/>
    <w:rsid w:val="00E06D18"/>
    <w:rsid w:val="00E106B9"/>
    <w:rsid w:val="00E12A44"/>
    <w:rsid w:val="00E20959"/>
    <w:rsid w:val="00E24B33"/>
    <w:rsid w:val="00E27E5B"/>
    <w:rsid w:val="00E307E9"/>
    <w:rsid w:val="00E30CDA"/>
    <w:rsid w:val="00E357D9"/>
    <w:rsid w:val="00E45AD6"/>
    <w:rsid w:val="00E47852"/>
    <w:rsid w:val="00E47B01"/>
    <w:rsid w:val="00E511F0"/>
    <w:rsid w:val="00E52AEF"/>
    <w:rsid w:val="00E53313"/>
    <w:rsid w:val="00E54923"/>
    <w:rsid w:val="00E615EE"/>
    <w:rsid w:val="00E61AF8"/>
    <w:rsid w:val="00E622E4"/>
    <w:rsid w:val="00E62ECF"/>
    <w:rsid w:val="00E6370D"/>
    <w:rsid w:val="00E81960"/>
    <w:rsid w:val="00E839F2"/>
    <w:rsid w:val="00E869F8"/>
    <w:rsid w:val="00E92FFB"/>
    <w:rsid w:val="00EA65E7"/>
    <w:rsid w:val="00EA68C5"/>
    <w:rsid w:val="00EB073C"/>
    <w:rsid w:val="00EB14FA"/>
    <w:rsid w:val="00EC38A7"/>
    <w:rsid w:val="00EC6610"/>
    <w:rsid w:val="00EC77AB"/>
    <w:rsid w:val="00ED1623"/>
    <w:rsid w:val="00ED1874"/>
    <w:rsid w:val="00ED2C78"/>
    <w:rsid w:val="00ED4073"/>
    <w:rsid w:val="00ED53F8"/>
    <w:rsid w:val="00EE2AFE"/>
    <w:rsid w:val="00EE2C50"/>
    <w:rsid w:val="00EE5631"/>
    <w:rsid w:val="00EE628E"/>
    <w:rsid w:val="00EF1093"/>
    <w:rsid w:val="00EF15CD"/>
    <w:rsid w:val="00EF5229"/>
    <w:rsid w:val="00EF5375"/>
    <w:rsid w:val="00EF6D94"/>
    <w:rsid w:val="00F00060"/>
    <w:rsid w:val="00F00E01"/>
    <w:rsid w:val="00F03A39"/>
    <w:rsid w:val="00F07A4A"/>
    <w:rsid w:val="00F140EC"/>
    <w:rsid w:val="00F23BB8"/>
    <w:rsid w:val="00F26B70"/>
    <w:rsid w:val="00F31052"/>
    <w:rsid w:val="00F42C92"/>
    <w:rsid w:val="00F47C19"/>
    <w:rsid w:val="00F54919"/>
    <w:rsid w:val="00F54FA0"/>
    <w:rsid w:val="00F568B0"/>
    <w:rsid w:val="00F608A7"/>
    <w:rsid w:val="00F62EA5"/>
    <w:rsid w:val="00F658F1"/>
    <w:rsid w:val="00F72F28"/>
    <w:rsid w:val="00F77E67"/>
    <w:rsid w:val="00F83FAC"/>
    <w:rsid w:val="00F876F0"/>
    <w:rsid w:val="00F878E8"/>
    <w:rsid w:val="00F932D3"/>
    <w:rsid w:val="00F941FD"/>
    <w:rsid w:val="00F94AB2"/>
    <w:rsid w:val="00F9616D"/>
    <w:rsid w:val="00FA0D0C"/>
    <w:rsid w:val="00FA20F2"/>
    <w:rsid w:val="00FA269A"/>
    <w:rsid w:val="00FA2D42"/>
    <w:rsid w:val="00FA54B9"/>
    <w:rsid w:val="00FA7412"/>
    <w:rsid w:val="00FA79E8"/>
    <w:rsid w:val="00FA7E9E"/>
    <w:rsid w:val="00FB0148"/>
    <w:rsid w:val="00FB0613"/>
    <w:rsid w:val="00FB4CAD"/>
    <w:rsid w:val="00FD00C5"/>
    <w:rsid w:val="00FD2624"/>
    <w:rsid w:val="00FD379D"/>
    <w:rsid w:val="00FD3ABF"/>
    <w:rsid w:val="00FD5DEC"/>
    <w:rsid w:val="00FD7B45"/>
    <w:rsid w:val="00FE23F8"/>
    <w:rsid w:val="00FE3998"/>
    <w:rsid w:val="00FE6B41"/>
    <w:rsid w:val="00FF1F43"/>
    <w:rsid w:val="00FF3AD6"/>
    <w:rsid w:val="3A36AF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390CC8A3"/>
  <w15:chartTrackingRefBased/>
  <w15:docId w15:val="{12D5C90D-0FE7-4B07-A739-03BB797B9D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ES" w:eastAsia="en-US" w:bidi="ar-SA"/>
      </w:rPr>
    </w:rPrDefault>
    <w:pPrDefault>
      <w:pPr>
        <w:jc w:val="both"/>
      </w:pPr>
    </w:pPrDefault>
  </w:docDefaults>
  <w:latentStyles w:defLockedState="0" w:defUIPriority="99" w:defSemiHidden="0" w:defUnhideWhenUsed="0" w:defQFormat="0" w:count="371">
    <w:lsdException w:name="Normal" w:uiPriority="2"/>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1" w:semiHidden="1" w:unhideWhenUsed="1"/>
    <w:lsdException w:name="footer" w:uiPriority="1"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2"/>
    <w:rsid w:val="00CE040F"/>
    <w:rPr>
      <w:rFonts w:ascii="Arial" w:hAnsi="Arial"/>
      <w:sz w:val="24"/>
    </w:rPr>
  </w:style>
  <w:style w:type="paragraph" w:styleId="Ttulo1">
    <w:name w:val="heading 1"/>
    <w:basedOn w:val="Normal"/>
    <w:next w:val="Prrafo"/>
    <w:link w:val="Ttulo1Car"/>
    <w:qFormat/>
    <w:rsid w:val="00CE040F"/>
    <w:pPr>
      <w:keepNext/>
      <w:keepLines/>
      <w:numPr>
        <w:numId w:val="11"/>
      </w:numPr>
      <w:spacing w:before="480" w:after="360"/>
      <w:outlineLvl w:val="0"/>
    </w:pPr>
    <w:rPr>
      <w:rFonts w:asciiTheme="majorHAnsi" w:hAnsiTheme="majorHAnsi" w:eastAsiaTheme="majorEastAsia" w:cstheme="majorBidi"/>
      <w:b/>
      <w:caps/>
      <w:sz w:val="28"/>
      <w:szCs w:val="32"/>
    </w:rPr>
  </w:style>
  <w:style w:type="paragraph" w:styleId="Ttulo2">
    <w:name w:val="heading 2"/>
    <w:basedOn w:val="Normal"/>
    <w:next w:val="Prrafo"/>
    <w:link w:val="Ttulo2Car"/>
    <w:qFormat/>
    <w:rsid w:val="0033067A"/>
    <w:pPr>
      <w:keepNext/>
      <w:keepLines/>
      <w:numPr>
        <w:ilvl w:val="1"/>
        <w:numId w:val="11"/>
      </w:numPr>
      <w:spacing w:before="480" w:after="360"/>
      <w:outlineLvl w:val="1"/>
    </w:pPr>
    <w:rPr>
      <w:rFonts w:asciiTheme="majorHAnsi" w:hAnsiTheme="majorHAnsi" w:eastAsiaTheme="majorEastAsia" w:cstheme="majorBidi"/>
      <w:caps/>
      <w:sz w:val="28"/>
      <w:szCs w:val="26"/>
    </w:rPr>
  </w:style>
  <w:style w:type="paragraph" w:styleId="Ttulo3">
    <w:name w:val="heading 3"/>
    <w:basedOn w:val="Normal"/>
    <w:next w:val="Prrafo"/>
    <w:link w:val="Ttulo3Car"/>
    <w:qFormat/>
    <w:rsid w:val="00CE040F"/>
    <w:pPr>
      <w:keepNext/>
      <w:keepLines/>
      <w:numPr>
        <w:ilvl w:val="2"/>
        <w:numId w:val="11"/>
      </w:numPr>
      <w:spacing w:before="480" w:after="360"/>
      <w:outlineLvl w:val="2"/>
    </w:pPr>
    <w:rPr>
      <w:rFonts w:asciiTheme="majorHAnsi" w:hAnsiTheme="majorHAnsi" w:eastAsiaTheme="majorEastAsia" w:cstheme="majorBidi"/>
      <w:b/>
      <w:sz w:val="26"/>
      <w:szCs w:val="24"/>
    </w:rPr>
  </w:style>
  <w:style w:type="paragraph" w:styleId="Ttulo4">
    <w:name w:val="heading 4"/>
    <w:basedOn w:val="Normal"/>
    <w:next w:val="Prrafo"/>
    <w:link w:val="Ttulo4Car"/>
    <w:qFormat/>
    <w:rsid w:val="00CE040F"/>
    <w:pPr>
      <w:keepNext/>
      <w:keepLines/>
      <w:numPr>
        <w:ilvl w:val="3"/>
        <w:numId w:val="11"/>
      </w:numPr>
      <w:spacing w:before="480" w:after="360"/>
      <w:outlineLvl w:val="3"/>
    </w:pPr>
    <w:rPr>
      <w:rFonts w:asciiTheme="majorHAnsi" w:hAnsiTheme="majorHAnsi" w:eastAsiaTheme="majorEastAsia" w:cstheme="majorBidi"/>
      <w:iCs/>
      <w:sz w:val="26"/>
    </w:rPr>
  </w:style>
  <w:style w:type="paragraph" w:styleId="Ttulo5">
    <w:name w:val="heading 5"/>
    <w:basedOn w:val="Normal"/>
    <w:next w:val="Prrafo"/>
    <w:link w:val="Ttulo5Car"/>
    <w:qFormat/>
    <w:rsid w:val="00CE040F"/>
    <w:pPr>
      <w:keepNext/>
      <w:keepLines/>
      <w:numPr>
        <w:ilvl w:val="4"/>
        <w:numId w:val="11"/>
      </w:numPr>
      <w:spacing w:before="480" w:after="360"/>
      <w:outlineLvl w:val="4"/>
    </w:pPr>
    <w:rPr>
      <w:rFonts w:asciiTheme="majorHAnsi" w:hAnsiTheme="majorHAnsi" w:eastAsiaTheme="majorEastAsia" w:cstheme="majorBidi"/>
      <w:sz w:val="26"/>
    </w:rPr>
  </w:style>
  <w:style w:type="paragraph" w:styleId="Ttulo6">
    <w:name w:val="heading 6"/>
    <w:basedOn w:val="Normal"/>
    <w:next w:val="Prrafo"/>
    <w:link w:val="Ttulo6Car"/>
    <w:qFormat/>
    <w:rsid w:val="00CE040F"/>
    <w:pPr>
      <w:keepNext/>
      <w:keepLines/>
      <w:numPr>
        <w:ilvl w:val="5"/>
        <w:numId w:val="11"/>
      </w:numPr>
      <w:spacing w:before="480" w:after="360"/>
      <w:outlineLvl w:val="5"/>
    </w:pPr>
    <w:rPr>
      <w:rFonts w:asciiTheme="majorHAnsi" w:hAnsiTheme="majorHAnsi" w:eastAsiaTheme="majorEastAsia" w:cstheme="majorBidi"/>
      <w:i/>
    </w:rPr>
  </w:style>
  <w:style w:type="paragraph" w:styleId="Ttulo7">
    <w:name w:val="heading 7"/>
    <w:basedOn w:val="Normal"/>
    <w:next w:val="Prrafo"/>
    <w:link w:val="Ttulo7Car"/>
    <w:qFormat/>
    <w:rsid w:val="00CE040F"/>
    <w:pPr>
      <w:keepNext/>
      <w:keepLines/>
      <w:numPr>
        <w:ilvl w:val="6"/>
        <w:numId w:val="11"/>
      </w:numPr>
      <w:spacing w:before="480" w:after="360"/>
      <w:outlineLvl w:val="6"/>
    </w:pPr>
    <w:rPr>
      <w:rFonts w:asciiTheme="majorHAnsi" w:hAnsiTheme="majorHAnsi" w:eastAsiaTheme="majorEastAsia" w:cstheme="majorBidi"/>
      <w:iCs/>
      <w:sz w:val="22"/>
    </w:rPr>
  </w:style>
  <w:style w:type="paragraph" w:styleId="Ttulo8">
    <w:name w:val="heading 8"/>
    <w:basedOn w:val="Normal"/>
    <w:next w:val="Prrafo"/>
    <w:link w:val="Ttulo8Car"/>
    <w:qFormat/>
    <w:rsid w:val="00CE040F"/>
    <w:pPr>
      <w:keepNext/>
      <w:keepLines/>
      <w:numPr>
        <w:ilvl w:val="7"/>
        <w:numId w:val="11"/>
      </w:numPr>
      <w:spacing w:before="480" w:after="360"/>
      <w:outlineLvl w:val="7"/>
    </w:pPr>
    <w:rPr>
      <w:rFonts w:asciiTheme="majorHAnsi" w:hAnsiTheme="majorHAnsi" w:eastAsiaTheme="majorEastAsia" w:cstheme="majorBidi"/>
      <w:color w:val="272727" w:themeColor="text1" w:themeTint="D8"/>
      <w:sz w:val="22"/>
      <w:szCs w:val="21"/>
    </w:rPr>
  </w:style>
  <w:style w:type="paragraph" w:styleId="Ttulo9">
    <w:name w:val="heading 9"/>
    <w:basedOn w:val="Normal"/>
    <w:next w:val="Prrafo"/>
    <w:link w:val="Ttulo9Car"/>
    <w:qFormat/>
    <w:rsid w:val="00CE040F"/>
    <w:pPr>
      <w:keepNext/>
      <w:keepLines/>
      <w:numPr>
        <w:ilvl w:val="8"/>
        <w:numId w:val="11"/>
      </w:numPr>
      <w:spacing w:before="480" w:after="360"/>
      <w:outlineLvl w:val="8"/>
    </w:pPr>
    <w:rPr>
      <w:rFonts w:asciiTheme="majorHAnsi" w:hAnsiTheme="majorHAnsi" w:eastAsiaTheme="majorEastAsia" w:cstheme="majorBidi"/>
      <w:iCs/>
      <w:color w:val="272727" w:themeColor="text1" w:themeTint="D8"/>
      <w:sz w:val="22"/>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1"/>
    <w:rsid w:val="00CE040F"/>
    <w:pPr>
      <w:ind w:right="57"/>
    </w:pPr>
    <w:rPr>
      <w:sz w:val="22"/>
    </w:rPr>
  </w:style>
  <w:style w:type="character" w:styleId="EncabezadoCar" w:customStyle="1">
    <w:name w:val="Encabezado Car"/>
    <w:basedOn w:val="Fuentedeprrafopredeter"/>
    <w:link w:val="Encabezado"/>
    <w:uiPriority w:val="1"/>
    <w:rsid w:val="00CE040F"/>
    <w:rPr>
      <w:rFonts w:ascii="Arial" w:hAnsi="Arial"/>
    </w:rPr>
  </w:style>
  <w:style w:type="paragraph" w:styleId="Piedepgina">
    <w:name w:val="footer"/>
    <w:basedOn w:val="Normal"/>
    <w:link w:val="PiedepginaCar"/>
    <w:uiPriority w:val="1"/>
    <w:rsid w:val="00CE040F"/>
    <w:pPr>
      <w:tabs>
        <w:tab w:val="center" w:pos="4252"/>
        <w:tab w:val="right" w:pos="8504"/>
      </w:tabs>
      <w:jc w:val="center"/>
    </w:pPr>
    <w:rPr>
      <w:sz w:val="12"/>
    </w:rPr>
  </w:style>
  <w:style w:type="character" w:styleId="PiedepginaCar" w:customStyle="1">
    <w:name w:val="Pie de página Car"/>
    <w:basedOn w:val="Fuentedeprrafopredeter"/>
    <w:link w:val="Piedepgina"/>
    <w:uiPriority w:val="1"/>
    <w:rsid w:val="00CE040F"/>
    <w:rPr>
      <w:rFonts w:ascii="Arial" w:hAnsi="Arial"/>
      <w:sz w:val="12"/>
    </w:rPr>
  </w:style>
  <w:style w:type="table" w:styleId="Tablaconcuadrcula">
    <w:name w:val="Table Grid"/>
    <w:basedOn w:val="Tablanormal"/>
    <w:uiPriority w:val="39"/>
    <w:rsid w:val="00CE040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CE040F"/>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CE040F"/>
    <w:rPr>
      <w:rFonts w:ascii="Segoe UI" w:hAnsi="Segoe UI" w:cs="Segoe UI"/>
      <w:sz w:val="18"/>
      <w:szCs w:val="18"/>
    </w:rPr>
  </w:style>
  <w:style w:type="paragraph" w:styleId="Estandar" w:customStyle="1">
    <w:name w:val="Estandar"/>
    <w:basedOn w:val="Normal"/>
    <w:link w:val="EstandarCar"/>
    <w:uiPriority w:val="3"/>
    <w:unhideWhenUsed/>
    <w:rsid w:val="00CE040F"/>
    <w:pPr>
      <w:jc w:val="left"/>
    </w:pPr>
    <w:rPr>
      <w:rFonts w:ascii="Calibri" w:hAnsi="Calibri" w:eastAsia="Calibri" w:cs="Times New Roman"/>
      <w:b/>
      <w:sz w:val="20"/>
      <w:lang w:val="es-ES_tradnl"/>
    </w:rPr>
  </w:style>
  <w:style w:type="paragraph" w:styleId="Var1" w:customStyle="1">
    <w:name w:val="Var1"/>
    <w:basedOn w:val="Normal"/>
    <w:uiPriority w:val="1"/>
    <w:rsid w:val="00CE040F"/>
    <w:pPr>
      <w:jc w:val="center"/>
    </w:pPr>
    <w:rPr>
      <w:rFonts w:ascii="Tahoma" w:hAnsi="Tahoma"/>
      <w:b/>
      <w:sz w:val="22"/>
    </w:rPr>
  </w:style>
  <w:style w:type="character" w:styleId="Ttulo1Car" w:customStyle="1">
    <w:name w:val="Título 1 Car"/>
    <w:basedOn w:val="Fuentedeprrafopredeter"/>
    <w:link w:val="Ttulo1"/>
    <w:uiPriority w:val="9"/>
    <w:rsid w:val="00CE040F"/>
    <w:rPr>
      <w:rFonts w:asciiTheme="majorHAnsi" w:hAnsiTheme="majorHAnsi" w:eastAsiaTheme="majorEastAsia" w:cstheme="majorBidi"/>
      <w:b/>
      <w:caps/>
      <w:sz w:val="28"/>
      <w:szCs w:val="32"/>
    </w:rPr>
  </w:style>
  <w:style w:type="paragraph" w:styleId="Var2" w:customStyle="1">
    <w:name w:val="Var2"/>
    <w:basedOn w:val="Var1"/>
    <w:uiPriority w:val="1"/>
    <w:rsid w:val="00CE040F"/>
    <w:pPr>
      <w:jc w:val="left"/>
    </w:pPr>
    <w:rPr>
      <w:b w:val="0"/>
      <w:sz w:val="20"/>
    </w:rPr>
  </w:style>
  <w:style w:type="character" w:styleId="Ttulo2Car" w:customStyle="1">
    <w:name w:val="Título 2 Car"/>
    <w:basedOn w:val="Fuentedeprrafopredeter"/>
    <w:link w:val="Ttulo2"/>
    <w:rsid w:val="0033067A"/>
    <w:rPr>
      <w:rFonts w:asciiTheme="majorHAnsi" w:hAnsiTheme="majorHAnsi" w:eastAsiaTheme="majorEastAsia" w:cstheme="majorBidi"/>
      <w:caps/>
      <w:sz w:val="28"/>
      <w:szCs w:val="26"/>
    </w:rPr>
  </w:style>
  <w:style w:type="character" w:styleId="Ttulo3Car" w:customStyle="1">
    <w:name w:val="Título 3 Car"/>
    <w:basedOn w:val="Fuentedeprrafopredeter"/>
    <w:link w:val="Ttulo3"/>
    <w:rsid w:val="00CE040F"/>
    <w:rPr>
      <w:rFonts w:asciiTheme="majorHAnsi" w:hAnsiTheme="majorHAnsi" w:eastAsiaTheme="majorEastAsia" w:cstheme="majorBidi"/>
      <w:b/>
      <w:sz w:val="26"/>
      <w:szCs w:val="24"/>
    </w:rPr>
  </w:style>
  <w:style w:type="character" w:styleId="Ttulo4Car" w:customStyle="1">
    <w:name w:val="Título 4 Car"/>
    <w:basedOn w:val="Fuentedeprrafopredeter"/>
    <w:link w:val="Ttulo4"/>
    <w:rsid w:val="00CE040F"/>
    <w:rPr>
      <w:rFonts w:asciiTheme="majorHAnsi" w:hAnsiTheme="majorHAnsi" w:eastAsiaTheme="majorEastAsia" w:cstheme="majorBidi"/>
      <w:iCs/>
      <w:sz w:val="26"/>
    </w:rPr>
  </w:style>
  <w:style w:type="character" w:styleId="Ttulo5Car" w:customStyle="1">
    <w:name w:val="Título 5 Car"/>
    <w:basedOn w:val="Fuentedeprrafopredeter"/>
    <w:link w:val="Ttulo5"/>
    <w:rsid w:val="00CE040F"/>
    <w:rPr>
      <w:rFonts w:asciiTheme="majorHAnsi" w:hAnsiTheme="majorHAnsi" w:eastAsiaTheme="majorEastAsia" w:cstheme="majorBidi"/>
      <w:sz w:val="26"/>
    </w:rPr>
  </w:style>
  <w:style w:type="character" w:styleId="Ttulo6Car" w:customStyle="1">
    <w:name w:val="Título 6 Car"/>
    <w:basedOn w:val="Fuentedeprrafopredeter"/>
    <w:link w:val="Ttulo6"/>
    <w:rsid w:val="00CE040F"/>
    <w:rPr>
      <w:rFonts w:asciiTheme="majorHAnsi" w:hAnsiTheme="majorHAnsi" w:eastAsiaTheme="majorEastAsia" w:cstheme="majorBidi"/>
      <w:i/>
      <w:sz w:val="24"/>
    </w:rPr>
  </w:style>
  <w:style w:type="character" w:styleId="Ttulo7Car" w:customStyle="1">
    <w:name w:val="Título 7 Car"/>
    <w:basedOn w:val="Fuentedeprrafopredeter"/>
    <w:link w:val="Ttulo7"/>
    <w:rsid w:val="00CE040F"/>
    <w:rPr>
      <w:rFonts w:asciiTheme="majorHAnsi" w:hAnsiTheme="majorHAnsi" w:eastAsiaTheme="majorEastAsia" w:cstheme="majorBidi"/>
      <w:iCs/>
    </w:rPr>
  </w:style>
  <w:style w:type="character" w:styleId="Ttulo8Car" w:customStyle="1">
    <w:name w:val="Título 8 Car"/>
    <w:basedOn w:val="Fuentedeprrafopredeter"/>
    <w:link w:val="Ttulo8"/>
    <w:rsid w:val="00CE040F"/>
    <w:rPr>
      <w:rFonts w:asciiTheme="majorHAnsi" w:hAnsiTheme="majorHAnsi" w:eastAsiaTheme="majorEastAsia" w:cstheme="majorBidi"/>
      <w:color w:val="272727" w:themeColor="text1" w:themeTint="D8"/>
      <w:szCs w:val="21"/>
    </w:rPr>
  </w:style>
  <w:style w:type="character" w:styleId="Ttulo9Car" w:customStyle="1">
    <w:name w:val="Título 9 Car"/>
    <w:basedOn w:val="Fuentedeprrafopredeter"/>
    <w:link w:val="Ttulo9"/>
    <w:rsid w:val="00CE040F"/>
    <w:rPr>
      <w:rFonts w:asciiTheme="majorHAnsi" w:hAnsiTheme="majorHAnsi" w:eastAsiaTheme="majorEastAsia" w:cstheme="majorBidi"/>
      <w:iCs/>
      <w:color w:val="272727" w:themeColor="text1" w:themeTint="D8"/>
      <w:szCs w:val="21"/>
    </w:rPr>
  </w:style>
  <w:style w:type="paragraph" w:styleId="Prrafo" w:customStyle="1">
    <w:name w:val="Párrafo"/>
    <w:basedOn w:val="Normal"/>
    <w:link w:val="PrrafoCar"/>
    <w:qFormat/>
    <w:rsid w:val="00CE040F"/>
    <w:pPr>
      <w:spacing w:before="360" w:after="360"/>
      <w:ind w:left="567"/>
    </w:pPr>
    <w:rPr>
      <w:sz w:val="22"/>
    </w:rPr>
  </w:style>
  <w:style w:type="paragraph" w:styleId="TDC1">
    <w:name w:val="toc 1"/>
    <w:basedOn w:val="Normal"/>
    <w:next w:val="Normal"/>
    <w:uiPriority w:val="39"/>
    <w:rsid w:val="00CE040F"/>
    <w:pPr>
      <w:spacing w:before="120" w:after="120"/>
      <w:ind w:left="567" w:right="1418" w:hanging="567"/>
    </w:pPr>
    <w:rPr>
      <w:caps/>
    </w:rPr>
  </w:style>
  <w:style w:type="paragraph" w:styleId="TDC2">
    <w:name w:val="toc 2"/>
    <w:basedOn w:val="Normal"/>
    <w:next w:val="Normal"/>
    <w:uiPriority w:val="39"/>
    <w:rsid w:val="00CE040F"/>
    <w:pPr>
      <w:spacing w:before="120" w:after="60"/>
      <w:ind w:left="1418" w:right="1418" w:hanging="851"/>
    </w:pPr>
    <w:rPr>
      <w:caps/>
      <w:sz w:val="22"/>
    </w:rPr>
  </w:style>
  <w:style w:type="paragraph" w:styleId="TDC3">
    <w:name w:val="toc 3"/>
    <w:basedOn w:val="Normal"/>
    <w:next w:val="Normal"/>
    <w:uiPriority w:val="39"/>
    <w:rsid w:val="00CE040F"/>
    <w:pPr>
      <w:spacing w:before="60" w:after="60"/>
      <w:ind w:left="2552" w:right="1418" w:hanging="1134"/>
    </w:pPr>
    <w:rPr>
      <w:sz w:val="22"/>
    </w:rPr>
  </w:style>
  <w:style w:type="character" w:styleId="Hipervnculo">
    <w:name w:val="Hyperlink"/>
    <w:basedOn w:val="Fuentedeprrafopredeter"/>
    <w:uiPriority w:val="99"/>
    <w:unhideWhenUsed/>
    <w:rsid w:val="00CE040F"/>
    <w:rPr>
      <w:color w:val="0563C1" w:themeColor="hyperlink"/>
      <w:u w:val="single"/>
    </w:rPr>
  </w:style>
  <w:style w:type="paragraph" w:styleId="Anexo" w:customStyle="1">
    <w:name w:val="Anexo"/>
    <w:basedOn w:val="Prrafo"/>
    <w:next w:val="Prrafo"/>
    <w:qFormat/>
    <w:rsid w:val="00CE040F"/>
    <w:pPr>
      <w:numPr>
        <w:numId w:val="12"/>
      </w:numPr>
      <w:jc w:val="center"/>
    </w:pPr>
    <w:rPr>
      <w:rFonts w:asciiTheme="majorHAnsi" w:hAnsiTheme="majorHAnsi"/>
      <w:b/>
      <w:caps/>
      <w:w w:val="120"/>
      <w:sz w:val="28"/>
      <w:szCs w:val="28"/>
    </w:rPr>
  </w:style>
  <w:style w:type="paragraph" w:styleId="Anexo1" w:customStyle="1">
    <w:name w:val="Anexo1"/>
    <w:basedOn w:val="Prrafo"/>
    <w:next w:val="Prrafo"/>
    <w:qFormat/>
    <w:rsid w:val="00CE040F"/>
    <w:pPr>
      <w:numPr>
        <w:ilvl w:val="1"/>
        <w:numId w:val="12"/>
      </w:numPr>
      <w:spacing w:before="480"/>
    </w:pPr>
    <w:rPr>
      <w:rFonts w:asciiTheme="majorHAnsi" w:hAnsiTheme="majorHAnsi"/>
      <w:b/>
      <w:caps/>
      <w:sz w:val="28"/>
    </w:rPr>
  </w:style>
  <w:style w:type="paragraph" w:styleId="Anexo2" w:customStyle="1">
    <w:name w:val="Anexo2"/>
    <w:basedOn w:val="Prrafo"/>
    <w:qFormat/>
    <w:rsid w:val="00CE040F"/>
    <w:pPr>
      <w:numPr>
        <w:ilvl w:val="2"/>
        <w:numId w:val="12"/>
      </w:numPr>
      <w:spacing w:before="480"/>
    </w:pPr>
    <w:rPr>
      <w:rFonts w:asciiTheme="majorHAnsi" w:hAnsiTheme="majorHAnsi"/>
      <w:caps/>
      <w:sz w:val="26"/>
    </w:rPr>
  </w:style>
  <w:style w:type="paragraph" w:styleId="Anexo3" w:customStyle="1">
    <w:name w:val="Anexo3"/>
    <w:basedOn w:val="Prrafo"/>
    <w:next w:val="Prrafo"/>
    <w:rsid w:val="00CE040F"/>
    <w:pPr>
      <w:numPr>
        <w:ilvl w:val="3"/>
        <w:numId w:val="12"/>
      </w:numPr>
      <w:spacing w:before="480"/>
    </w:pPr>
    <w:rPr>
      <w:rFonts w:asciiTheme="majorHAnsi" w:hAnsiTheme="majorHAnsi"/>
      <w:b/>
      <w:sz w:val="26"/>
    </w:rPr>
  </w:style>
  <w:style w:type="paragraph" w:styleId="Anexo4" w:customStyle="1">
    <w:name w:val="Anexo4"/>
    <w:basedOn w:val="Prrafo"/>
    <w:next w:val="Prrafo"/>
    <w:rsid w:val="00CE040F"/>
    <w:pPr>
      <w:numPr>
        <w:ilvl w:val="4"/>
        <w:numId w:val="12"/>
      </w:numPr>
      <w:spacing w:before="480"/>
    </w:pPr>
    <w:rPr>
      <w:rFonts w:asciiTheme="majorHAnsi" w:hAnsiTheme="majorHAnsi"/>
      <w:sz w:val="24"/>
    </w:rPr>
  </w:style>
  <w:style w:type="paragraph" w:styleId="L-letra" w:customStyle="1">
    <w:name w:val="L-letra"/>
    <w:basedOn w:val="Prrafo"/>
    <w:qFormat/>
    <w:rsid w:val="00CE040F"/>
    <w:pPr>
      <w:numPr>
        <w:numId w:val="16"/>
      </w:numPr>
      <w:spacing w:before="240" w:after="240"/>
    </w:pPr>
    <w:rPr>
      <w:rFonts w:asciiTheme="minorHAnsi" w:hAnsiTheme="minorHAnsi"/>
    </w:rPr>
  </w:style>
  <w:style w:type="paragraph" w:styleId="L-nmero" w:customStyle="1">
    <w:name w:val="L-número"/>
    <w:basedOn w:val="Prrafo"/>
    <w:qFormat/>
    <w:rsid w:val="00CE040F"/>
    <w:pPr>
      <w:numPr>
        <w:numId w:val="17"/>
      </w:numPr>
      <w:spacing w:before="240" w:after="240"/>
    </w:pPr>
    <w:rPr>
      <w:rFonts w:asciiTheme="minorHAnsi" w:hAnsiTheme="minorHAnsi"/>
    </w:rPr>
  </w:style>
  <w:style w:type="paragraph" w:styleId="L-bala" w:customStyle="1">
    <w:name w:val="L-bala"/>
    <w:basedOn w:val="Prrafo"/>
    <w:link w:val="L-balaCar"/>
    <w:qFormat/>
    <w:rsid w:val="00CE040F"/>
    <w:pPr>
      <w:numPr>
        <w:numId w:val="19"/>
      </w:numPr>
      <w:spacing w:before="240" w:after="240"/>
    </w:pPr>
  </w:style>
  <w:style w:type="paragraph" w:styleId="L-guin" w:customStyle="1">
    <w:name w:val="L-guión"/>
    <w:basedOn w:val="Prrafo"/>
    <w:qFormat/>
    <w:rsid w:val="00CE040F"/>
    <w:pPr>
      <w:numPr>
        <w:numId w:val="21"/>
      </w:numPr>
      <w:spacing w:before="120" w:after="120"/>
    </w:pPr>
  </w:style>
  <w:style w:type="paragraph" w:styleId="TDC4">
    <w:name w:val="toc 4"/>
    <w:basedOn w:val="Normal"/>
    <w:next w:val="Normal"/>
    <w:uiPriority w:val="39"/>
    <w:unhideWhenUsed/>
    <w:rsid w:val="00CE040F"/>
    <w:pPr>
      <w:ind w:left="3119" w:right="1418" w:hanging="1134"/>
    </w:pPr>
    <w:rPr>
      <w:sz w:val="22"/>
    </w:rPr>
  </w:style>
  <w:style w:type="paragraph" w:styleId="TDC5">
    <w:name w:val="toc 5"/>
    <w:basedOn w:val="Normal"/>
    <w:next w:val="Normal"/>
    <w:uiPriority w:val="39"/>
    <w:unhideWhenUsed/>
    <w:rsid w:val="00CE040F"/>
    <w:pPr>
      <w:ind w:left="3402" w:right="1418" w:hanging="1134"/>
    </w:pPr>
    <w:rPr>
      <w:sz w:val="22"/>
    </w:rPr>
  </w:style>
  <w:style w:type="paragraph" w:styleId="TDC6">
    <w:name w:val="toc 6"/>
    <w:basedOn w:val="Normal"/>
    <w:next w:val="Normal"/>
    <w:uiPriority w:val="39"/>
    <w:unhideWhenUsed/>
    <w:rsid w:val="00CE040F"/>
    <w:pPr>
      <w:ind w:left="3970" w:right="1418" w:hanging="1418"/>
    </w:pPr>
    <w:rPr>
      <w:sz w:val="20"/>
    </w:rPr>
  </w:style>
  <w:style w:type="paragraph" w:styleId="Saltar1" w:customStyle="1">
    <w:name w:val="Saltar1"/>
    <w:basedOn w:val="L-letra"/>
    <w:qFormat/>
    <w:rsid w:val="00CE040F"/>
    <w:pPr>
      <w:numPr>
        <w:numId w:val="0"/>
      </w:numPr>
      <w:ind w:left="1134"/>
    </w:pPr>
  </w:style>
  <w:style w:type="paragraph" w:styleId="Saltar2" w:customStyle="1">
    <w:name w:val="Saltar2"/>
    <w:basedOn w:val="L-guin"/>
    <w:rsid w:val="00CE040F"/>
    <w:pPr>
      <w:numPr>
        <w:numId w:val="0"/>
      </w:numPr>
      <w:ind w:left="1701"/>
    </w:pPr>
  </w:style>
  <w:style w:type="paragraph" w:styleId="TtuloTabla" w:customStyle="1">
    <w:name w:val="Título Tabla"/>
    <w:basedOn w:val="Normal"/>
    <w:qFormat/>
    <w:rsid w:val="00CE040F"/>
    <w:pPr>
      <w:spacing w:before="360" w:after="120"/>
      <w:jc w:val="center"/>
    </w:pPr>
    <w:rPr>
      <w:b/>
      <w:iCs/>
      <w:sz w:val="22"/>
      <w:szCs w:val="18"/>
    </w:rPr>
  </w:style>
  <w:style w:type="paragraph" w:styleId="Tabladeilustraciones">
    <w:name w:val="table of figures"/>
    <w:basedOn w:val="Normal"/>
    <w:next w:val="Normal"/>
    <w:uiPriority w:val="99"/>
    <w:unhideWhenUsed/>
    <w:rsid w:val="00CE040F"/>
    <w:pPr>
      <w:spacing w:before="60" w:after="60"/>
      <w:ind w:left="1134" w:right="1418" w:hanging="1134"/>
    </w:pPr>
    <w:rPr>
      <w:sz w:val="22"/>
    </w:rPr>
  </w:style>
  <w:style w:type="paragraph" w:styleId="TtuloFigura" w:customStyle="1">
    <w:name w:val="Título Figura"/>
    <w:basedOn w:val="Prrafo"/>
    <w:qFormat/>
    <w:rsid w:val="00CE040F"/>
    <w:pPr>
      <w:spacing w:before="120"/>
      <w:ind w:left="0"/>
      <w:jc w:val="center"/>
    </w:pPr>
    <w:rPr>
      <w:i/>
    </w:rPr>
  </w:style>
  <w:style w:type="character" w:styleId="EstandarCar" w:customStyle="1">
    <w:name w:val="Estandar Car"/>
    <w:basedOn w:val="Fuentedeprrafopredeter"/>
    <w:link w:val="Estandar"/>
    <w:uiPriority w:val="3"/>
    <w:rsid w:val="00CE040F"/>
    <w:rPr>
      <w:rFonts w:ascii="Calibri" w:hAnsi="Calibri" w:eastAsia="Calibri" w:cs="Times New Roman"/>
      <w:b/>
      <w:sz w:val="20"/>
      <w:lang w:val="es-ES_tradnl"/>
    </w:rPr>
  </w:style>
  <w:style w:type="paragraph" w:styleId="Estilo1" w:customStyle="1">
    <w:name w:val="Estilo1"/>
    <w:basedOn w:val="Estandar"/>
    <w:link w:val="Estilo1Car"/>
    <w:uiPriority w:val="3"/>
    <w:unhideWhenUsed/>
    <w:rsid w:val="00CE040F"/>
    <w:rPr>
      <w:rFonts w:cs="Calibri"/>
      <w:b w:val="0"/>
    </w:rPr>
  </w:style>
  <w:style w:type="character" w:styleId="Estilo1Car" w:customStyle="1">
    <w:name w:val="Estilo1 Car"/>
    <w:basedOn w:val="Fuentedeprrafopredeter"/>
    <w:link w:val="Estilo1"/>
    <w:uiPriority w:val="3"/>
    <w:rsid w:val="00CE040F"/>
    <w:rPr>
      <w:rFonts w:ascii="Calibri" w:hAnsi="Calibri" w:eastAsia="Calibri" w:cs="Calibri"/>
      <w:sz w:val="20"/>
      <w:lang w:val="es-ES_tradnl"/>
    </w:rPr>
  </w:style>
  <w:style w:type="paragraph" w:styleId="Identif" w:customStyle="1">
    <w:name w:val="Identif"/>
    <w:basedOn w:val="Normal"/>
    <w:uiPriority w:val="1"/>
    <w:rsid w:val="00CE040F"/>
    <w:pPr>
      <w:jc w:val="left"/>
    </w:pPr>
    <w:rPr>
      <w:rFonts w:eastAsia="Calibri" w:cs="Times New Roman"/>
      <w:i/>
      <w:color w:val="808080" w:themeColor="background1" w:themeShade="80"/>
      <w:sz w:val="12"/>
      <w:lang w:val="es-ES_tradnl"/>
    </w:rPr>
  </w:style>
  <w:style w:type="paragraph" w:styleId="Descrip" w:customStyle="1">
    <w:name w:val="Descrip"/>
    <w:basedOn w:val="Normal"/>
    <w:uiPriority w:val="3"/>
    <w:unhideWhenUsed/>
    <w:rsid w:val="00CE040F"/>
    <w:pPr>
      <w:jc w:val="left"/>
    </w:pPr>
    <w:rPr>
      <w:rFonts w:eastAsia="Calibri" w:cs="Times New Roman"/>
      <w:b/>
      <w:caps/>
      <w:sz w:val="20"/>
      <w:lang w:val="es-ES_tradnl"/>
    </w:rPr>
  </w:style>
  <w:style w:type="paragraph" w:styleId="Tabla-FiguraEstilo" w:customStyle="1">
    <w:name w:val="Tabla-Figura Estilo"/>
    <w:basedOn w:val="Prrafo"/>
    <w:qFormat/>
    <w:rsid w:val="00CE040F"/>
    <w:pPr>
      <w:spacing w:before="0" w:after="0"/>
      <w:ind w:left="0"/>
      <w:jc w:val="left"/>
    </w:pPr>
    <w:rPr>
      <w:sz w:val="20"/>
    </w:rPr>
  </w:style>
  <w:style w:type="paragraph" w:styleId="Fijo" w:customStyle="1">
    <w:name w:val="Fijo"/>
    <w:basedOn w:val="Normal"/>
    <w:rsid w:val="00CE040F"/>
    <w:rPr>
      <w:rFonts w:asciiTheme="majorHAnsi" w:hAnsiTheme="majorHAnsi"/>
      <w:sz w:val="22"/>
      <w:szCs w:val="20"/>
    </w:rPr>
  </w:style>
  <w:style w:type="table" w:styleId="TablaEA" w:customStyle="1">
    <w:name w:val="Tabla_EA"/>
    <w:basedOn w:val="Tablanormal"/>
    <w:uiPriority w:val="99"/>
    <w:rsid w:val="00CE040F"/>
    <w:pPr>
      <w:jc w:val="left"/>
    </w:pPr>
    <w:rPr>
      <w:sz w:val="20"/>
    </w:rPr>
    <w:tblPr>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
    <w:tblStylePr w:type="firstRow">
      <w:pPr>
        <w:jc w:val="center"/>
      </w:pPr>
      <w:rPr>
        <w:rFonts w:ascii="Arial" w:hAnsi="Arial"/>
        <w:b/>
        <w:color w:val="auto"/>
        <w:sz w:val="22"/>
      </w:rPr>
      <w:tblPr/>
      <w:tcPr>
        <w:shd w:val="clear" w:color="auto" w:fill="D9D9D9" w:themeFill="background1" w:themeFillShade="D9"/>
        <w:vAlign w:val="center"/>
      </w:tcPr>
    </w:tblStylePr>
  </w:style>
  <w:style w:type="character" w:styleId="PrrafoCar" w:customStyle="1">
    <w:name w:val="Párrafo Car"/>
    <w:basedOn w:val="Fuentedeprrafopredeter"/>
    <w:link w:val="Prrafo"/>
    <w:locked/>
    <w:rsid w:val="00013145"/>
    <w:rPr>
      <w:rFonts w:ascii="Arial" w:hAnsi="Arial"/>
    </w:rPr>
  </w:style>
  <w:style w:type="table" w:styleId="Cuadrculadetablaclara">
    <w:name w:val="Grid Table Light"/>
    <w:basedOn w:val="Tablanormal"/>
    <w:uiPriority w:val="40"/>
    <w:rsid w:val="00712C1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L-balaCar" w:customStyle="1">
    <w:name w:val="L-bala Car"/>
    <w:link w:val="L-bala"/>
    <w:locked/>
    <w:rsid w:val="00E62ECF"/>
    <w:rPr>
      <w:rFonts w:ascii="Arial" w:hAnsi="Arial"/>
    </w:rPr>
  </w:style>
  <w:style w:type="character" w:styleId="Textodelmarcadordeposicin">
    <w:name w:val="Placeholder Text"/>
    <w:basedOn w:val="Fuentedeprrafopredeter"/>
    <w:uiPriority w:val="99"/>
    <w:semiHidden/>
    <w:rsid w:val="00BA55EA"/>
    <w:rPr>
      <w:color w:val="808080"/>
    </w:rPr>
  </w:style>
  <w:style w:type="paragraph" w:styleId="Descripcin">
    <w:name w:val="caption"/>
    <w:basedOn w:val="Normal"/>
    <w:next w:val="Normal"/>
    <w:uiPriority w:val="35"/>
    <w:unhideWhenUsed/>
    <w:qFormat/>
    <w:rsid w:val="00BE737D"/>
    <w:pPr>
      <w:spacing w:after="200"/>
    </w:pPr>
    <w:rPr>
      <w:i/>
      <w:iCs/>
      <w:color w:val="44546A" w:themeColor="text2"/>
      <w:sz w:val="18"/>
      <w:szCs w:val="18"/>
    </w:rPr>
  </w:style>
  <w:style w:type="table" w:styleId="Tablanormal3">
    <w:name w:val="Plain Table 3"/>
    <w:basedOn w:val="Tablanormal"/>
    <w:uiPriority w:val="43"/>
    <w:rsid w:val="004C6435"/>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Refdecomentario">
    <w:name w:val="annotation reference"/>
    <w:basedOn w:val="Fuentedeprrafopredeter"/>
    <w:uiPriority w:val="99"/>
    <w:semiHidden/>
    <w:unhideWhenUsed/>
    <w:rsid w:val="005054CD"/>
    <w:rPr>
      <w:sz w:val="16"/>
      <w:szCs w:val="16"/>
    </w:rPr>
  </w:style>
  <w:style w:type="paragraph" w:styleId="Textocomentario">
    <w:name w:val="annotation text"/>
    <w:basedOn w:val="Normal"/>
    <w:link w:val="TextocomentarioCar"/>
    <w:uiPriority w:val="99"/>
    <w:semiHidden/>
    <w:unhideWhenUsed/>
    <w:rsid w:val="005054CD"/>
    <w:rPr>
      <w:sz w:val="20"/>
      <w:szCs w:val="20"/>
    </w:rPr>
  </w:style>
  <w:style w:type="character" w:styleId="TextocomentarioCar" w:customStyle="1">
    <w:name w:val="Texto comentario Car"/>
    <w:basedOn w:val="Fuentedeprrafopredeter"/>
    <w:link w:val="Textocomentario"/>
    <w:uiPriority w:val="99"/>
    <w:semiHidden/>
    <w:rsid w:val="005054CD"/>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5054CD"/>
    <w:rPr>
      <w:b/>
      <w:bCs/>
    </w:rPr>
  </w:style>
  <w:style w:type="character" w:styleId="AsuntodelcomentarioCar" w:customStyle="1">
    <w:name w:val="Asunto del comentario Car"/>
    <w:basedOn w:val="TextocomentarioCar"/>
    <w:link w:val="Asuntodelcomentario"/>
    <w:uiPriority w:val="99"/>
    <w:semiHidden/>
    <w:rsid w:val="005054CD"/>
    <w:rPr>
      <w:rFonts w:ascii="Arial" w:hAnsi="Arial"/>
      <w:b/>
      <w:bCs/>
      <w:sz w:val="20"/>
      <w:szCs w:val="20"/>
    </w:rPr>
  </w:style>
  <w:style w:type="paragraph" w:styleId="Prrafodelista">
    <w:name w:val="List Paragraph"/>
    <w:basedOn w:val="Normal"/>
    <w:uiPriority w:val="34"/>
    <w:semiHidden/>
    <w:rsid w:val="002E08EA"/>
    <w:pPr>
      <w:ind w:left="720"/>
      <w:contextualSpacing/>
    </w:pPr>
  </w:style>
  <w:style w:type="paragraph" w:styleId="Default" w:customStyle="1">
    <w:name w:val="Default"/>
    <w:rsid w:val="0020664F"/>
    <w:pPr>
      <w:autoSpaceDE w:val="0"/>
      <w:autoSpaceDN w:val="0"/>
      <w:adjustRightInd w:val="0"/>
      <w:jc w:val="left"/>
    </w:pPr>
    <w:rPr>
      <w:rFonts w:ascii="Arial" w:hAnsi="Arial" w:cs="Arial"/>
      <w:color w:val="000000"/>
      <w:sz w:val="24"/>
      <w:szCs w:val="24"/>
    </w:rPr>
  </w:style>
  <w:style w:type="paragraph" w:styleId="HTMLconformatoprevio">
    <w:name w:val="HTML Preformatted"/>
    <w:basedOn w:val="Normal"/>
    <w:link w:val="HTMLconformatoprevioCar"/>
    <w:uiPriority w:val="99"/>
    <w:semiHidden/>
    <w:unhideWhenUsed/>
    <w:rsid w:val="00DA7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Times New Roman" w:cs="Courier New"/>
      <w:sz w:val="20"/>
      <w:szCs w:val="20"/>
      <w:lang w:eastAsia="es-ES"/>
    </w:rPr>
  </w:style>
  <w:style w:type="character" w:styleId="HTMLconformatoprevioCar" w:customStyle="1">
    <w:name w:val="HTML con formato previo Car"/>
    <w:basedOn w:val="Fuentedeprrafopredeter"/>
    <w:link w:val="HTMLconformatoprevio"/>
    <w:uiPriority w:val="99"/>
    <w:semiHidden/>
    <w:rsid w:val="00DA791A"/>
    <w:rPr>
      <w:rFonts w:ascii="Courier New" w:hAnsi="Courier New" w:eastAsia="Times New Roman" w:cs="Courier New"/>
      <w:sz w:val="20"/>
      <w:szCs w:val="20"/>
      <w:lang w:eastAsia="es-ES"/>
    </w:rPr>
  </w:style>
  <w:style w:type="character" w:styleId="y2iqfc" w:customStyle="1">
    <w:name w:val="y2iqfc"/>
    <w:basedOn w:val="Fuentedeprrafopredeter"/>
    <w:rsid w:val="00DA7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549547">
      <w:bodyDiv w:val="1"/>
      <w:marLeft w:val="0"/>
      <w:marRight w:val="0"/>
      <w:marTop w:val="0"/>
      <w:marBottom w:val="0"/>
      <w:divBdr>
        <w:top w:val="none" w:sz="0" w:space="0" w:color="auto"/>
        <w:left w:val="none" w:sz="0" w:space="0" w:color="auto"/>
        <w:bottom w:val="none" w:sz="0" w:space="0" w:color="auto"/>
        <w:right w:val="none" w:sz="0" w:space="0" w:color="auto"/>
      </w:divBdr>
    </w:div>
    <w:div w:id="230626855">
      <w:bodyDiv w:val="1"/>
      <w:marLeft w:val="0"/>
      <w:marRight w:val="0"/>
      <w:marTop w:val="0"/>
      <w:marBottom w:val="0"/>
      <w:divBdr>
        <w:top w:val="none" w:sz="0" w:space="0" w:color="auto"/>
        <w:left w:val="none" w:sz="0" w:space="0" w:color="auto"/>
        <w:bottom w:val="none" w:sz="0" w:space="0" w:color="auto"/>
        <w:right w:val="none" w:sz="0" w:space="0" w:color="auto"/>
      </w:divBdr>
    </w:div>
    <w:div w:id="297611813">
      <w:bodyDiv w:val="1"/>
      <w:marLeft w:val="0"/>
      <w:marRight w:val="0"/>
      <w:marTop w:val="0"/>
      <w:marBottom w:val="0"/>
      <w:divBdr>
        <w:top w:val="none" w:sz="0" w:space="0" w:color="auto"/>
        <w:left w:val="none" w:sz="0" w:space="0" w:color="auto"/>
        <w:bottom w:val="none" w:sz="0" w:space="0" w:color="auto"/>
        <w:right w:val="none" w:sz="0" w:space="0" w:color="auto"/>
      </w:divBdr>
    </w:div>
    <w:div w:id="395248986">
      <w:bodyDiv w:val="1"/>
      <w:marLeft w:val="0"/>
      <w:marRight w:val="0"/>
      <w:marTop w:val="0"/>
      <w:marBottom w:val="0"/>
      <w:divBdr>
        <w:top w:val="none" w:sz="0" w:space="0" w:color="auto"/>
        <w:left w:val="none" w:sz="0" w:space="0" w:color="auto"/>
        <w:bottom w:val="none" w:sz="0" w:space="0" w:color="auto"/>
        <w:right w:val="none" w:sz="0" w:space="0" w:color="auto"/>
      </w:divBdr>
    </w:div>
    <w:div w:id="486438165">
      <w:bodyDiv w:val="1"/>
      <w:marLeft w:val="0"/>
      <w:marRight w:val="0"/>
      <w:marTop w:val="0"/>
      <w:marBottom w:val="0"/>
      <w:divBdr>
        <w:top w:val="none" w:sz="0" w:space="0" w:color="auto"/>
        <w:left w:val="none" w:sz="0" w:space="0" w:color="auto"/>
        <w:bottom w:val="none" w:sz="0" w:space="0" w:color="auto"/>
        <w:right w:val="none" w:sz="0" w:space="0" w:color="auto"/>
      </w:divBdr>
    </w:div>
    <w:div w:id="487746296">
      <w:bodyDiv w:val="1"/>
      <w:marLeft w:val="0"/>
      <w:marRight w:val="0"/>
      <w:marTop w:val="0"/>
      <w:marBottom w:val="0"/>
      <w:divBdr>
        <w:top w:val="none" w:sz="0" w:space="0" w:color="auto"/>
        <w:left w:val="none" w:sz="0" w:space="0" w:color="auto"/>
        <w:bottom w:val="none" w:sz="0" w:space="0" w:color="auto"/>
        <w:right w:val="none" w:sz="0" w:space="0" w:color="auto"/>
      </w:divBdr>
    </w:div>
    <w:div w:id="518349179">
      <w:bodyDiv w:val="1"/>
      <w:marLeft w:val="0"/>
      <w:marRight w:val="0"/>
      <w:marTop w:val="0"/>
      <w:marBottom w:val="0"/>
      <w:divBdr>
        <w:top w:val="none" w:sz="0" w:space="0" w:color="auto"/>
        <w:left w:val="none" w:sz="0" w:space="0" w:color="auto"/>
        <w:bottom w:val="none" w:sz="0" w:space="0" w:color="auto"/>
        <w:right w:val="none" w:sz="0" w:space="0" w:color="auto"/>
      </w:divBdr>
    </w:div>
    <w:div w:id="537401036">
      <w:bodyDiv w:val="1"/>
      <w:marLeft w:val="0"/>
      <w:marRight w:val="0"/>
      <w:marTop w:val="0"/>
      <w:marBottom w:val="0"/>
      <w:divBdr>
        <w:top w:val="none" w:sz="0" w:space="0" w:color="auto"/>
        <w:left w:val="none" w:sz="0" w:space="0" w:color="auto"/>
        <w:bottom w:val="none" w:sz="0" w:space="0" w:color="auto"/>
        <w:right w:val="none" w:sz="0" w:space="0" w:color="auto"/>
      </w:divBdr>
    </w:div>
    <w:div w:id="540558644">
      <w:bodyDiv w:val="1"/>
      <w:marLeft w:val="0"/>
      <w:marRight w:val="0"/>
      <w:marTop w:val="0"/>
      <w:marBottom w:val="0"/>
      <w:divBdr>
        <w:top w:val="none" w:sz="0" w:space="0" w:color="auto"/>
        <w:left w:val="none" w:sz="0" w:space="0" w:color="auto"/>
        <w:bottom w:val="none" w:sz="0" w:space="0" w:color="auto"/>
        <w:right w:val="none" w:sz="0" w:space="0" w:color="auto"/>
      </w:divBdr>
    </w:div>
    <w:div w:id="603344522">
      <w:bodyDiv w:val="1"/>
      <w:marLeft w:val="0"/>
      <w:marRight w:val="0"/>
      <w:marTop w:val="0"/>
      <w:marBottom w:val="0"/>
      <w:divBdr>
        <w:top w:val="none" w:sz="0" w:space="0" w:color="auto"/>
        <w:left w:val="none" w:sz="0" w:space="0" w:color="auto"/>
        <w:bottom w:val="none" w:sz="0" w:space="0" w:color="auto"/>
        <w:right w:val="none" w:sz="0" w:space="0" w:color="auto"/>
      </w:divBdr>
    </w:div>
    <w:div w:id="663708716">
      <w:bodyDiv w:val="1"/>
      <w:marLeft w:val="0"/>
      <w:marRight w:val="0"/>
      <w:marTop w:val="0"/>
      <w:marBottom w:val="0"/>
      <w:divBdr>
        <w:top w:val="none" w:sz="0" w:space="0" w:color="auto"/>
        <w:left w:val="none" w:sz="0" w:space="0" w:color="auto"/>
        <w:bottom w:val="none" w:sz="0" w:space="0" w:color="auto"/>
        <w:right w:val="none" w:sz="0" w:space="0" w:color="auto"/>
      </w:divBdr>
    </w:div>
    <w:div w:id="771390897">
      <w:bodyDiv w:val="1"/>
      <w:marLeft w:val="0"/>
      <w:marRight w:val="0"/>
      <w:marTop w:val="0"/>
      <w:marBottom w:val="0"/>
      <w:divBdr>
        <w:top w:val="none" w:sz="0" w:space="0" w:color="auto"/>
        <w:left w:val="none" w:sz="0" w:space="0" w:color="auto"/>
        <w:bottom w:val="none" w:sz="0" w:space="0" w:color="auto"/>
        <w:right w:val="none" w:sz="0" w:space="0" w:color="auto"/>
      </w:divBdr>
    </w:div>
    <w:div w:id="788278714">
      <w:bodyDiv w:val="1"/>
      <w:marLeft w:val="0"/>
      <w:marRight w:val="0"/>
      <w:marTop w:val="0"/>
      <w:marBottom w:val="0"/>
      <w:divBdr>
        <w:top w:val="none" w:sz="0" w:space="0" w:color="auto"/>
        <w:left w:val="none" w:sz="0" w:space="0" w:color="auto"/>
        <w:bottom w:val="none" w:sz="0" w:space="0" w:color="auto"/>
        <w:right w:val="none" w:sz="0" w:space="0" w:color="auto"/>
      </w:divBdr>
    </w:div>
    <w:div w:id="811991307">
      <w:bodyDiv w:val="1"/>
      <w:marLeft w:val="0"/>
      <w:marRight w:val="0"/>
      <w:marTop w:val="0"/>
      <w:marBottom w:val="0"/>
      <w:divBdr>
        <w:top w:val="none" w:sz="0" w:space="0" w:color="auto"/>
        <w:left w:val="none" w:sz="0" w:space="0" w:color="auto"/>
        <w:bottom w:val="none" w:sz="0" w:space="0" w:color="auto"/>
        <w:right w:val="none" w:sz="0" w:space="0" w:color="auto"/>
      </w:divBdr>
    </w:div>
    <w:div w:id="845828543">
      <w:bodyDiv w:val="1"/>
      <w:marLeft w:val="0"/>
      <w:marRight w:val="0"/>
      <w:marTop w:val="0"/>
      <w:marBottom w:val="0"/>
      <w:divBdr>
        <w:top w:val="none" w:sz="0" w:space="0" w:color="auto"/>
        <w:left w:val="none" w:sz="0" w:space="0" w:color="auto"/>
        <w:bottom w:val="none" w:sz="0" w:space="0" w:color="auto"/>
        <w:right w:val="none" w:sz="0" w:space="0" w:color="auto"/>
      </w:divBdr>
    </w:div>
    <w:div w:id="859398310">
      <w:bodyDiv w:val="1"/>
      <w:marLeft w:val="0"/>
      <w:marRight w:val="0"/>
      <w:marTop w:val="0"/>
      <w:marBottom w:val="0"/>
      <w:divBdr>
        <w:top w:val="none" w:sz="0" w:space="0" w:color="auto"/>
        <w:left w:val="none" w:sz="0" w:space="0" w:color="auto"/>
        <w:bottom w:val="none" w:sz="0" w:space="0" w:color="auto"/>
        <w:right w:val="none" w:sz="0" w:space="0" w:color="auto"/>
      </w:divBdr>
    </w:div>
    <w:div w:id="864827278">
      <w:bodyDiv w:val="1"/>
      <w:marLeft w:val="0"/>
      <w:marRight w:val="0"/>
      <w:marTop w:val="0"/>
      <w:marBottom w:val="0"/>
      <w:divBdr>
        <w:top w:val="none" w:sz="0" w:space="0" w:color="auto"/>
        <w:left w:val="none" w:sz="0" w:space="0" w:color="auto"/>
        <w:bottom w:val="none" w:sz="0" w:space="0" w:color="auto"/>
        <w:right w:val="none" w:sz="0" w:space="0" w:color="auto"/>
      </w:divBdr>
    </w:div>
    <w:div w:id="951395423">
      <w:bodyDiv w:val="1"/>
      <w:marLeft w:val="0"/>
      <w:marRight w:val="0"/>
      <w:marTop w:val="0"/>
      <w:marBottom w:val="0"/>
      <w:divBdr>
        <w:top w:val="none" w:sz="0" w:space="0" w:color="auto"/>
        <w:left w:val="none" w:sz="0" w:space="0" w:color="auto"/>
        <w:bottom w:val="none" w:sz="0" w:space="0" w:color="auto"/>
        <w:right w:val="none" w:sz="0" w:space="0" w:color="auto"/>
      </w:divBdr>
    </w:div>
    <w:div w:id="960846959">
      <w:bodyDiv w:val="1"/>
      <w:marLeft w:val="0"/>
      <w:marRight w:val="0"/>
      <w:marTop w:val="0"/>
      <w:marBottom w:val="0"/>
      <w:divBdr>
        <w:top w:val="none" w:sz="0" w:space="0" w:color="auto"/>
        <w:left w:val="none" w:sz="0" w:space="0" w:color="auto"/>
        <w:bottom w:val="none" w:sz="0" w:space="0" w:color="auto"/>
        <w:right w:val="none" w:sz="0" w:space="0" w:color="auto"/>
      </w:divBdr>
    </w:div>
    <w:div w:id="961618420">
      <w:bodyDiv w:val="1"/>
      <w:marLeft w:val="0"/>
      <w:marRight w:val="0"/>
      <w:marTop w:val="0"/>
      <w:marBottom w:val="0"/>
      <w:divBdr>
        <w:top w:val="none" w:sz="0" w:space="0" w:color="auto"/>
        <w:left w:val="none" w:sz="0" w:space="0" w:color="auto"/>
        <w:bottom w:val="none" w:sz="0" w:space="0" w:color="auto"/>
        <w:right w:val="none" w:sz="0" w:space="0" w:color="auto"/>
      </w:divBdr>
    </w:div>
    <w:div w:id="981347753">
      <w:bodyDiv w:val="1"/>
      <w:marLeft w:val="0"/>
      <w:marRight w:val="0"/>
      <w:marTop w:val="0"/>
      <w:marBottom w:val="0"/>
      <w:divBdr>
        <w:top w:val="none" w:sz="0" w:space="0" w:color="auto"/>
        <w:left w:val="none" w:sz="0" w:space="0" w:color="auto"/>
        <w:bottom w:val="none" w:sz="0" w:space="0" w:color="auto"/>
        <w:right w:val="none" w:sz="0" w:space="0" w:color="auto"/>
      </w:divBdr>
    </w:div>
    <w:div w:id="995767260">
      <w:bodyDiv w:val="1"/>
      <w:marLeft w:val="0"/>
      <w:marRight w:val="0"/>
      <w:marTop w:val="0"/>
      <w:marBottom w:val="0"/>
      <w:divBdr>
        <w:top w:val="none" w:sz="0" w:space="0" w:color="auto"/>
        <w:left w:val="none" w:sz="0" w:space="0" w:color="auto"/>
        <w:bottom w:val="none" w:sz="0" w:space="0" w:color="auto"/>
        <w:right w:val="none" w:sz="0" w:space="0" w:color="auto"/>
      </w:divBdr>
    </w:div>
    <w:div w:id="1021249377">
      <w:bodyDiv w:val="1"/>
      <w:marLeft w:val="0"/>
      <w:marRight w:val="0"/>
      <w:marTop w:val="0"/>
      <w:marBottom w:val="0"/>
      <w:divBdr>
        <w:top w:val="none" w:sz="0" w:space="0" w:color="auto"/>
        <w:left w:val="none" w:sz="0" w:space="0" w:color="auto"/>
        <w:bottom w:val="none" w:sz="0" w:space="0" w:color="auto"/>
        <w:right w:val="none" w:sz="0" w:space="0" w:color="auto"/>
      </w:divBdr>
    </w:div>
    <w:div w:id="1070662838">
      <w:bodyDiv w:val="1"/>
      <w:marLeft w:val="0"/>
      <w:marRight w:val="0"/>
      <w:marTop w:val="0"/>
      <w:marBottom w:val="0"/>
      <w:divBdr>
        <w:top w:val="none" w:sz="0" w:space="0" w:color="auto"/>
        <w:left w:val="none" w:sz="0" w:space="0" w:color="auto"/>
        <w:bottom w:val="none" w:sz="0" w:space="0" w:color="auto"/>
        <w:right w:val="none" w:sz="0" w:space="0" w:color="auto"/>
      </w:divBdr>
    </w:div>
    <w:div w:id="1103573350">
      <w:bodyDiv w:val="1"/>
      <w:marLeft w:val="0"/>
      <w:marRight w:val="0"/>
      <w:marTop w:val="0"/>
      <w:marBottom w:val="0"/>
      <w:divBdr>
        <w:top w:val="none" w:sz="0" w:space="0" w:color="auto"/>
        <w:left w:val="none" w:sz="0" w:space="0" w:color="auto"/>
        <w:bottom w:val="none" w:sz="0" w:space="0" w:color="auto"/>
        <w:right w:val="none" w:sz="0" w:space="0" w:color="auto"/>
      </w:divBdr>
    </w:div>
    <w:div w:id="1107850015">
      <w:bodyDiv w:val="1"/>
      <w:marLeft w:val="0"/>
      <w:marRight w:val="0"/>
      <w:marTop w:val="0"/>
      <w:marBottom w:val="0"/>
      <w:divBdr>
        <w:top w:val="none" w:sz="0" w:space="0" w:color="auto"/>
        <w:left w:val="none" w:sz="0" w:space="0" w:color="auto"/>
        <w:bottom w:val="none" w:sz="0" w:space="0" w:color="auto"/>
        <w:right w:val="none" w:sz="0" w:space="0" w:color="auto"/>
      </w:divBdr>
    </w:div>
    <w:div w:id="1125348437">
      <w:bodyDiv w:val="1"/>
      <w:marLeft w:val="0"/>
      <w:marRight w:val="0"/>
      <w:marTop w:val="0"/>
      <w:marBottom w:val="0"/>
      <w:divBdr>
        <w:top w:val="none" w:sz="0" w:space="0" w:color="auto"/>
        <w:left w:val="none" w:sz="0" w:space="0" w:color="auto"/>
        <w:bottom w:val="none" w:sz="0" w:space="0" w:color="auto"/>
        <w:right w:val="none" w:sz="0" w:space="0" w:color="auto"/>
      </w:divBdr>
    </w:div>
    <w:div w:id="1134518382">
      <w:bodyDiv w:val="1"/>
      <w:marLeft w:val="0"/>
      <w:marRight w:val="0"/>
      <w:marTop w:val="0"/>
      <w:marBottom w:val="0"/>
      <w:divBdr>
        <w:top w:val="none" w:sz="0" w:space="0" w:color="auto"/>
        <w:left w:val="none" w:sz="0" w:space="0" w:color="auto"/>
        <w:bottom w:val="none" w:sz="0" w:space="0" w:color="auto"/>
        <w:right w:val="none" w:sz="0" w:space="0" w:color="auto"/>
      </w:divBdr>
    </w:div>
    <w:div w:id="1138571904">
      <w:bodyDiv w:val="1"/>
      <w:marLeft w:val="0"/>
      <w:marRight w:val="0"/>
      <w:marTop w:val="0"/>
      <w:marBottom w:val="0"/>
      <w:divBdr>
        <w:top w:val="none" w:sz="0" w:space="0" w:color="auto"/>
        <w:left w:val="none" w:sz="0" w:space="0" w:color="auto"/>
        <w:bottom w:val="none" w:sz="0" w:space="0" w:color="auto"/>
        <w:right w:val="none" w:sz="0" w:space="0" w:color="auto"/>
      </w:divBdr>
    </w:div>
    <w:div w:id="1218125940">
      <w:bodyDiv w:val="1"/>
      <w:marLeft w:val="0"/>
      <w:marRight w:val="0"/>
      <w:marTop w:val="0"/>
      <w:marBottom w:val="0"/>
      <w:divBdr>
        <w:top w:val="none" w:sz="0" w:space="0" w:color="auto"/>
        <w:left w:val="none" w:sz="0" w:space="0" w:color="auto"/>
        <w:bottom w:val="none" w:sz="0" w:space="0" w:color="auto"/>
        <w:right w:val="none" w:sz="0" w:space="0" w:color="auto"/>
      </w:divBdr>
    </w:div>
    <w:div w:id="1271355064">
      <w:bodyDiv w:val="1"/>
      <w:marLeft w:val="0"/>
      <w:marRight w:val="0"/>
      <w:marTop w:val="0"/>
      <w:marBottom w:val="0"/>
      <w:divBdr>
        <w:top w:val="none" w:sz="0" w:space="0" w:color="auto"/>
        <w:left w:val="none" w:sz="0" w:space="0" w:color="auto"/>
        <w:bottom w:val="none" w:sz="0" w:space="0" w:color="auto"/>
        <w:right w:val="none" w:sz="0" w:space="0" w:color="auto"/>
      </w:divBdr>
    </w:div>
    <w:div w:id="1330718291">
      <w:bodyDiv w:val="1"/>
      <w:marLeft w:val="0"/>
      <w:marRight w:val="0"/>
      <w:marTop w:val="0"/>
      <w:marBottom w:val="0"/>
      <w:divBdr>
        <w:top w:val="none" w:sz="0" w:space="0" w:color="auto"/>
        <w:left w:val="none" w:sz="0" w:space="0" w:color="auto"/>
        <w:bottom w:val="none" w:sz="0" w:space="0" w:color="auto"/>
        <w:right w:val="none" w:sz="0" w:space="0" w:color="auto"/>
      </w:divBdr>
    </w:div>
    <w:div w:id="1339382121">
      <w:bodyDiv w:val="1"/>
      <w:marLeft w:val="0"/>
      <w:marRight w:val="0"/>
      <w:marTop w:val="0"/>
      <w:marBottom w:val="0"/>
      <w:divBdr>
        <w:top w:val="none" w:sz="0" w:space="0" w:color="auto"/>
        <w:left w:val="none" w:sz="0" w:space="0" w:color="auto"/>
        <w:bottom w:val="none" w:sz="0" w:space="0" w:color="auto"/>
        <w:right w:val="none" w:sz="0" w:space="0" w:color="auto"/>
      </w:divBdr>
    </w:div>
    <w:div w:id="1352293849">
      <w:bodyDiv w:val="1"/>
      <w:marLeft w:val="0"/>
      <w:marRight w:val="0"/>
      <w:marTop w:val="0"/>
      <w:marBottom w:val="0"/>
      <w:divBdr>
        <w:top w:val="none" w:sz="0" w:space="0" w:color="auto"/>
        <w:left w:val="none" w:sz="0" w:space="0" w:color="auto"/>
        <w:bottom w:val="none" w:sz="0" w:space="0" w:color="auto"/>
        <w:right w:val="none" w:sz="0" w:space="0" w:color="auto"/>
      </w:divBdr>
    </w:div>
    <w:div w:id="1355225342">
      <w:bodyDiv w:val="1"/>
      <w:marLeft w:val="0"/>
      <w:marRight w:val="0"/>
      <w:marTop w:val="0"/>
      <w:marBottom w:val="0"/>
      <w:divBdr>
        <w:top w:val="none" w:sz="0" w:space="0" w:color="auto"/>
        <w:left w:val="none" w:sz="0" w:space="0" w:color="auto"/>
        <w:bottom w:val="none" w:sz="0" w:space="0" w:color="auto"/>
        <w:right w:val="none" w:sz="0" w:space="0" w:color="auto"/>
      </w:divBdr>
    </w:div>
    <w:div w:id="1581253589">
      <w:bodyDiv w:val="1"/>
      <w:marLeft w:val="0"/>
      <w:marRight w:val="0"/>
      <w:marTop w:val="0"/>
      <w:marBottom w:val="0"/>
      <w:divBdr>
        <w:top w:val="none" w:sz="0" w:space="0" w:color="auto"/>
        <w:left w:val="none" w:sz="0" w:space="0" w:color="auto"/>
        <w:bottom w:val="none" w:sz="0" w:space="0" w:color="auto"/>
        <w:right w:val="none" w:sz="0" w:space="0" w:color="auto"/>
      </w:divBdr>
    </w:div>
    <w:div w:id="1709332525">
      <w:bodyDiv w:val="1"/>
      <w:marLeft w:val="0"/>
      <w:marRight w:val="0"/>
      <w:marTop w:val="0"/>
      <w:marBottom w:val="0"/>
      <w:divBdr>
        <w:top w:val="none" w:sz="0" w:space="0" w:color="auto"/>
        <w:left w:val="none" w:sz="0" w:space="0" w:color="auto"/>
        <w:bottom w:val="none" w:sz="0" w:space="0" w:color="auto"/>
        <w:right w:val="none" w:sz="0" w:space="0" w:color="auto"/>
      </w:divBdr>
    </w:div>
    <w:div w:id="1718814388">
      <w:bodyDiv w:val="1"/>
      <w:marLeft w:val="0"/>
      <w:marRight w:val="0"/>
      <w:marTop w:val="0"/>
      <w:marBottom w:val="0"/>
      <w:divBdr>
        <w:top w:val="none" w:sz="0" w:space="0" w:color="auto"/>
        <w:left w:val="none" w:sz="0" w:space="0" w:color="auto"/>
        <w:bottom w:val="none" w:sz="0" w:space="0" w:color="auto"/>
        <w:right w:val="none" w:sz="0" w:space="0" w:color="auto"/>
      </w:divBdr>
    </w:div>
    <w:div w:id="1729380630">
      <w:bodyDiv w:val="1"/>
      <w:marLeft w:val="0"/>
      <w:marRight w:val="0"/>
      <w:marTop w:val="0"/>
      <w:marBottom w:val="0"/>
      <w:divBdr>
        <w:top w:val="none" w:sz="0" w:space="0" w:color="auto"/>
        <w:left w:val="none" w:sz="0" w:space="0" w:color="auto"/>
        <w:bottom w:val="none" w:sz="0" w:space="0" w:color="auto"/>
        <w:right w:val="none" w:sz="0" w:space="0" w:color="auto"/>
      </w:divBdr>
    </w:div>
    <w:div w:id="1792699958">
      <w:bodyDiv w:val="1"/>
      <w:marLeft w:val="0"/>
      <w:marRight w:val="0"/>
      <w:marTop w:val="0"/>
      <w:marBottom w:val="0"/>
      <w:divBdr>
        <w:top w:val="none" w:sz="0" w:space="0" w:color="auto"/>
        <w:left w:val="none" w:sz="0" w:space="0" w:color="auto"/>
        <w:bottom w:val="none" w:sz="0" w:space="0" w:color="auto"/>
        <w:right w:val="none" w:sz="0" w:space="0" w:color="auto"/>
      </w:divBdr>
    </w:div>
    <w:div w:id="1835533495">
      <w:bodyDiv w:val="1"/>
      <w:marLeft w:val="0"/>
      <w:marRight w:val="0"/>
      <w:marTop w:val="0"/>
      <w:marBottom w:val="0"/>
      <w:divBdr>
        <w:top w:val="none" w:sz="0" w:space="0" w:color="auto"/>
        <w:left w:val="none" w:sz="0" w:space="0" w:color="auto"/>
        <w:bottom w:val="none" w:sz="0" w:space="0" w:color="auto"/>
        <w:right w:val="none" w:sz="0" w:space="0" w:color="auto"/>
      </w:divBdr>
    </w:div>
    <w:div w:id="1851944681">
      <w:bodyDiv w:val="1"/>
      <w:marLeft w:val="0"/>
      <w:marRight w:val="0"/>
      <w:marTop w:val="0"/>
      <w:marBottom w:val="0"/>
      <w:divBdr>
        <w:top w:val="none" w:sz="0" w:space="0" w:color="auto"/>
        <w:left w:val="none" w:sz="0" w:space="0" w:color="auto"/>
        <w:bottom w:val="none" w:sz="0" w:space="0" w:color="auto"/>
        <w:right w:val="none" w:sz="0" w:space="0" w:color="auto"/>
      </w:divBdr>
    </w:div>
    <w:div w:id="1851987244">
      <w:bodyDiv w:val="1"/>
      <w:marLeft w:val="0"/>
      <w:marRight w:val="0"/>
      <w:marTop w:val="0"/>
      <w:marBottom w:val="0"/>
      <w:divBdr>
        <w:top w:val="none" w:sz="0" w:space="0" w:color="auto"/>
        <w:left w:val="none" w:sz="0" w:space="0" w:color="auto"/>
        <w:bottom w:val="none" w:sz="0" w:space="0" w:color="auto"/>
        <w:right w:val="none" w:sz="0" w:space="0" w:color="auto"/>
      </w:divBdr>
    </w:div>
    <w:div w:id="1882941794">
      <w:bodyDiv w:val="1"/>
      <w:marLeft w:val="0"/>
      <w:marRight w:val="0"/>
      <w:marTop w:val="0"/>
      <w:marBottom w:val="0"/>
      <w:divBdr>
        <w:top w:val="none" w:sz="0" w:space="0" w:color="auto"/>
        <w:left w:val="none" w:sz="0" w:space="0" w:color="auto"/>
        <w:bottom w:val="none" w:sz="0" w:space="0" w:color="auto"/>
        <w:right w:val="none" w:sz="0" w:space="0" w:color="auto"/>
      </w:divBdr>
    </w:div>
    <w:div w:id="1953709128">
      <w:bodyDiv w:val="1"/>
      <w:marLeft w:val="0"/>
      <w:marRight w:val="0"/>
      <w:marTop w:val="0"/>
      <w:marBottom w:val="0"/>
      <w:divBdr>
        <w:top w:val="none" w:sz="0" w:space="0" w:color="auto"/>
        <w:left w:val="none" w:sz="0" w:space="0" w:color="auto"/>
        <w:bottom w:val="none" w:sz="0" w:space="0" w:color="auto"/>
        <w:right w:val="none" w:sz="0" w:space="0" w:color="auto"/>
      </w:divBdr>
    </w:div>
    <w:div w:id="1972008471">
      <w:bodyDiv w:val="1"/>
      <w:marLeft w:val="0"/>
      <w:marRight w:val="0"/>
      <w:marTop w:val="0"/>
      <w:marBottom w:val="0"/>
      <w:divBdr>
        <w:top w:val="none" w:sz="0" w:space="0" w:color="auto"/>
        <w:left w:val="none" w:sz="0" w:space="0" w:color="auto"/>
        <w:bottom w:val="none" w:sz="0" w:space="0" w:color="auto"/>
        <w:right w:val="none" w:sz="0" w:space="0" w:color="auto"/>
      </w:divBdr>
    </w:div>
    <w:div w:id="2080395281">
      <w:bodyDiv w:val="1"/>
      <w:marLeft w:val="0"/>
      <w:marRight w:val="0"/>
      <w:marTop w:val="0"/>
      <w:marBottom w:val="0"/>
      <w:divBdr>
        <w:top w:val="none" w:sz="0" w:space="0" w:color="auto"/>
        <w:left w:val="none" w:sz="0" w:space="0" w:color="auto"/>
        <w:bottom w:val="none" w:sz="0" w:space="0" w:color="auto"/>
        <w:right w:val="none" w:sz="0" w:space="0" w:color="auto"/>
      </w:divBdr>
    </w:div>
    <w:div w:id="211466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7.png"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image" Target="media/image5.emf"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J:\NEWORD16\corp\Tecnico-e.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tilos EA">
      <a:majorFont>
        <a:latin typeface="Calibri"/>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03AEC6-27C8-47CE-86A1-A60CFE0DEB9E}">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7f9a0a1-8321-42c8-a4f2-7a2c4864dcdb">
      <Terms xmlns="http://schemas.microsoft.com/office/infopath/2007/PartnerControls"/>
    </lcf76f155ced4ddcb4097134ff3c332f>
    <TaxCatchAll xmlns="6d74427b-3751-4c6f-ac94-023eafdcd3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06A06CFC8DFF47A9B5C41A7D8BFA8C" ma:contentTypeVersion="17" ma:contentTypeDescription="Create a new document." ma:contentTypeScope="" ma:versionID="8cf6f5b76eb20b055679c5e0de755939">
  <xsd:schema xmlns:xsd="http://www.w3.org/2001/XMLSchema" xmlns:xs="http://www.w3.org/2001/XMLSchema" xmlns:p="http://schemas.microsoft.com/office/2006/metadata/properties" xmlns:ns2="87f9a0a1-8321-42c8-a4f2-7a2c4864dcdb" xmlns:ns3="6d74427b-3751-4c6f-ac94-023eafdcd353" targetNamespace="http://schemas.microsoft.com/office/2006/metadata/properties" ma:root="true" ma:fieldsID="b79888789021047b74b63698b2bf56e2" ns2:_="" ns3:_="">
    <xsd:import namespace="87f9a0a1-8321-42c8-a4f2-7a2c4864dcdb"/>
    <xsd:import namespace="6d74427b-3751-4c6f-ac94-023eafdcd3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9a0a1-8321-42c8-a4f2-7a2c4864dc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03f11f-9d24-458e-9e38-4024ad98501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74427b-3751-4c6f-ac94-023eafdcd35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602cb73-1b48-4d55-912b-7620871e23dc}" ma:internalName="TaxCatchAll" ma:showField="CatchAllData" ma:web="6d74427b-3751-4c6f-ac94-023eafdcd35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Apo21</b:Tag>
    <b:SourceType>Report</b:SourceType>
    <b:Guid>{90B8A660-57CA-4A49-907C-B808D566CDA8}</b:Guid>
    <b:RefOrder>2</b:RefOrder>
  </b:Source>
</b:Sources>
</file>

<file path=customXml/itemProps1.xml><?xml version="1.0" encoding="utf-8"?>
<ds:datastoreItem xmlns:ds="http://schemas.openxmlformats.org/officeDocument/2006/customXml" ds:itemID="{561937E9-AB69-4B7D-9CEE-9D2C76707FD3}">
  <ds:schemaRefs>
    <ds:schemaRef ds:uri="http://schemas.microsoft.com/sharepoint/v3/contenttype/forms"/>
  </ds:schemaRefs>
</ds:datastoreItem>
</file>

<file path=customXml/itemProps2.xml><?xml version="1.0" encoding="utf-8"?>
<ds:datastoreItem xmlns:ds="http://schemas.openxmlformats.org/officeDocument/2006/customXml" ds:itemID="{50A53C70-1A7D-4476-B2D7-78FC811FF8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0BD1AD-1771-4214-87B8-2C79D6B77819}"/>
</file>

<file path=customXml/itemProps4.xml><?xml version="1.0" encoding="utf-8"?>
<ds:datastoreItem xmlns:ds="http://schemas.openxmlformats.org/officeDocument/2006/customXml" ds:itemID="{8B3B9260-16D7-4C1C-B623-D8CD0BBF34D2}">
  <ds:schemaRefs>
    <ds:schemaRef ds:uri="http://schemas.openxmlformats.org/officeDocument/2006/bibliography"/>
  </ds:schemaRefs>
</ds:datastoreItem>
</file>

<file path=docMetadata/LabelInfo.xml><?xml version="1.0" encoding="utf-8"?>
<clbl:labelList xmlns:clbl="http://schemas.microsoft.com/office/2020/mipLabelMetadata">
  <clbl:label id="{dfed4a84-6ece-42f1-a191-f615eeb36b8c}" enabled="1" method="Privileged" siteId="{779f4bb4-07c5-4d0f-82a7-8a095110e77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Tecnico-e.dotm</ap:Template>
  <ap:Application>Microsoft Word for the web</ap:Application>
  <ap:DocSecurity>0</ap:DocSecurity>
  <ap:ScaleCrop>false</ap:ScaleCrop>
  <ap:Company>EAI</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GTT</dc:creator>
  <cp:keywords/>
  <dc:description/>
  <cp:lastModifiedBy>Samiloglu, Atilay</cp:lastModifiedBy>
  <cp:revision>33</cp:revision>
  <cp:lastPrinted>2022-10-25T13:13:00Z</cp:lastPrinted>
  <dcterms:created xsi:type="dcterms:W3CDTF">2023-06-26T13:13:00Z</dcterms:created>
  <dcterms:modified xsi:type="dcterms:W3CDTF">2024-07-24T15:18:34Z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0x0101005806A06CFC8DFF47A9B5C41A7D8BFA8C</vt:lpwstr>
  </property>
  <property fmtid="{D5CDD505-2E9C-101B-9397-08002B2CF9AE}" pid="3" name="MediaServiceImageTags">
    <vt:lpwstr/>
  </property>
</Properties>
</file>